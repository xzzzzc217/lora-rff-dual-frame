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C4BA55" w14:textId="77777777" w:rsidR="00AD536A" w:rsidRDefault="00AD536A">
      <w:pPr>
        <w:jc w:val="center"/>
      </w:pPr>
    </w:p>
    <w:p w14:paraId="6A019DB7" w14:textId="77777777" w:rsidR="00AD536A" w:rsidRDefault="00AD536A">
      <w:pPr>
        <w:jc w:val="center"/>
      </w:pPr>
    </w:p>
    <w:p w14:paraId="03E3FC1A" w14:textId="77777777" w:rsidR="00AD536A" w:rsidRDefault="00AD536A">
      <w:pPr>
        <w:jc w:val="center"/>
      </w:pPr>
    </w:p>
    <w:p w14:paraId="7F15D690" w14:textId="77777777" w:rsidR="00AD536A" w:rsidRDefault="00AD536A">
      <w:pPr>
        <w:jc w:val="center"/>
      </w:pPr>
    </w:p>
    <w:p w14:paraId="526B2A9F" w14:textId="77777777" w:rsidR="00AD536A" w:rsidRDefault="0086460A">
      <w:pPr>
        <w:jc w:val="center"/>
        <w:rPr>
          <w:rFonts w:ascii="隶书" w:eastAsia="隶书" w:hAnsi="黑体"/>
          <w:sz w:val="56"/>
          <w:szCs w:val="56"/>
        </w:rPr>
      </w:pPr>
      <w:r>
        <w:rPr>
          <w:rFonts w:ascii="隶书" w:eastAsia="隶书" w:hAnsi="黑体" w:hint="eastAsia"/>
          <w:sz w:val="56"/>
          <w:szCs w:val="56"/>
        </w:rPr>
        <w:t>大学生创新创业训练计划项目</w:t>
      </w:r>
    </w:p>
    <w:p w14:paraId="4C119FDF" w14:textId="77777777" w:rsidR="00AD536A" w:rsidRDefault="0086460A">
      <w:pPr>
        <w:jc w:val="center"/>
        <w:rPr>
          <w:rFonts w:ascii="隶书" w:eastAsia="隶书" w:hAnsi="黑体"/>
          <w:sz w:val="66"/>
          <w:szCs w:val="66"/>
        </w:rPr>
      </w:pPr>
      <w:r>
        <w:rPr>
          <w:rFonts w:ascii="隶书" w:eastAsia="隶书" w:hAnsi="黑体" w:hint="eastAsia"/>
          <w:sz w:val="66"/>
          <w:szCs w:val="66"/>
        </w:rPr>
        <w:t>立项申报书</w:t>
      </w:r>
    </w:p>
    <w:p w14:paraId="180E24FA" w14:textId="77777777" w:rsidR="00AD536A" w:rsidRDefault="00AD536A">
      <w:pPr>
        <w:jc w:val="center"/>
        <w:rPr>
          <w:rFonts w:ascii="黑体" w:eastAsia="黑体" w:hAnsi="黑体"/>
          <w:sz w:val="52"/>
          <w:szCs w:val="52"/>
        </w:rPr>
      </w:pPr>
    </w:p>
    <w:p w14:paraId="52735152" w14:textId="77777777" w:rsidR="00AD536A" w:rsidRDefault="00AD536A">
      <w:pPr>
        <w:jc w:val="center"/>
        <w:rPr>
          <w:rFonts w:ascii="黑体" w:eastAsia="黑体" w:hAnsi="黑体"/>
          <w:sz w:val="52"/>
          <w:szCs w:val="52"/>
        </w:rPr>
      </w:pPr>
    </w:p>
    <w:p w14:paraId="005F792B" w14:textId="77777777" w:rsidR="00AD536A" w:rsidRDefault="00AD536A">
      <w:pPr>
        <w:jc w:val="center"/>
        <w:rPr>
          <w:rFonts w:ascii="黑体" w:eastAsia="黑体" w:hAnsi="黑体"/>
          <w:sz w:val="52"/>
          <w:szCs w:val="52"/>
        </w:rPr>
      </w:pPr>
    </w:p>
    <w:p w14:paraId="73BDB0FF" w14:textId="77777777" w:rsidR="00AD536A" w:rsidRDefault="00AD536A">
      <w:pPr>
        <w:jc w:val="center"/>
        <w:rPr>
          <w:rFonts w:ascii="黑体" w:eastAsia="黑体" w:hAnsi="黑体"/>
          <w:color w:val="E7E6E6" w:themeColor="background2"/>
          <w:sz w:val="56"/>
          <w:szCs w:val="56"/>
        </w:rPr>
      </w:pPr>
    </w:p>
    <w:p w14:paraId="59292E03" w14:textId="77777777" w:rsidR="00AD536A" w:rsidRDefault="00AD536A">
      <w:pPr>
        <w:jc w:val="center"/>
        <w:rPr>
          <w:rFonts w:ascii="黑体" w:eastAsia="黑体" w:hAnsi="黑体"/>
          <w:color w:val="E7E6E6" w:themeColor="background2"/>
          <w:sz w:val="56"/>
          <w:szCs w:val="56"/>
        </w:rPr>
      </w:pPr>
    </w:p>
    <w:tbl>
      <w:tblPr>
        <w:tblW w:w="4750" w:type="pct"/>
        <w:jc w:val="center"/>
        <w:tblCellSpacing w:w="15" w:type="dxa"/>
        <w:tblCellMar>
          <w:top w:w="15" w:type="dxa"/>
          <w:left w:w="15" w:type="dxa"/>
          <w:bottom w:w="15" w:type="dxa"/>
          <w:right w:w="15" w:type="dxa"/>
        </w:tblCellMar>
        <w:tblLook w:val="04A0" w:firstRow="1" w:lastRow="0" w:firstColumn="1" w:lastColumn="0" w:noHBand="0" w:noVBand="1"/>
      </w:tblPr>
      <w:tblGrid>
        <w:gridCol w:w="1936"/>
        <w:gridCol w:w="2223"/>
        <w:gridCol w:w="1749"/>
        <w:gridCol w:w="2984"/>
      </w:tblGrid>
      <w:tr w:rsidR="00AD536A" w14:paraId="10167401" w14:textId="77777777">
        <w:trPr>
          <w:tblCellSpacing w:w="15" w:type="dxa"/>
          <w:jc w:val="center"/>
        </w:trPr>
        <w:tc>
          <w:tcPr>
            <w:tcW w:w="1082" w:type="pct"/>
            <w:tcMar>
              <w:top w:w="20" w:type="dxa"/>
              <w:left w:w="0" w:type="dxa"/>
              <w:bottom w:w="20" w:type="dxa"/>
              <w:right w:w="120" w:type="dxa"/>
            </w:tcMar>
            <w:vAlign w:val="center"/>
          </w:tcPr>
          <w:p w14:paraId="1B2F2AD3"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项目名称</w:t>
            </w:r>
          </w:p>
        </w:tc>
        <w:tc>
          <w:tcPr>
            <w:tcW w:w="0" w:type="auto"/>
            <w:gridSpan w:val="3"/>
            <w:tcBorders>
              <w:bottom w:val="single" w:sz="8" w:space="0" w:color="auto"/>
            </w:tcBorders>
            <w:tcMar>
              <w:top w:w="20" w:type="dxa"/>
              <w:left w:w="0" w:type="dxa"/>
              <w:bottom w:w="20" w:type="dxa"/>
              <w:right w:w="120" w:type="dxa"/>
            </w:tcMar>
            <w:vAlign w:val="center"/>
          </w:tcPr>
          <w:p w14:paraId="7B8A9F84" w14:textId="77777777" w:rsidR="00AD536A" w:rsidRDefault="0086460A">
            <w:pPr>
              <w:spacing w:before="120"/>
              <w:jc w:val="center"/>
              <w:rPr>
                <w:rFonts w:ascii="仿宋" w:eastAsia="仿宋" w:hAnsi="仿宋"/>
                <w:sz w:val="30"/>
                <w:szCs w:val="30"/>
              </w:rPr>
            </w:pPr>
            <w:r>
              <w:rPr>
                <w:rFonts w:ascii="仿宋" w:eastAsia="仿宋" w:hAnsi="仿宋" w:hint="eastAsia"/>
                <w:sz w:val="30"/>
                <w:szCs w:val="30"/>
              </w:rPr>
              <w:t>基于</w:t>
            </w:r>
            <w:proofErr w:type="gramStart"/>
            <w:r>
              <w:rPr>
                <w:rFonts w:ascii="仿宋" w:eastAsia="仿宋" w:hAnsi="仿宋" w:hint="eastAsia"/>
                <w:sz w:val="30"/>
                <w:szCs w:val="30"/>
              </w:rPr>
              <w:t>连续双帧射频</w:t>
            </w:r>
            <w:proofErr w:type="gramEnd"/>
            <w:r>
              <w:rPr>
                <w:rFonts w:ascii="仿宋" w:eastAsia="仿宋" w:hAnsi="仿宋" w:hint="eastAsia"/>
                <w:sz w:val="30"/>
                <w:szCs w:val="30"/>
              </w:rPr>
              <w:t>指纹的</w:t>
            </w:r>
            <w:proofErr w:type="spellStart"/>
            <w:r>
              <w:rPr>
                <w:rFonts w:ascii="仿宋" w:eastAsia="仿宋" w:hAnsi="仿宋" w:hint="eastAsia"/>
                <w:sz w:val="30"/>
                <w:szCs w:val="30"/>
              </w:rPr>
              <w:t>LoRa</w:t>
            </w:r>
            <w:proofErr w:type="spellEnd"/>
            <w:r>
              <w:rPr>
                <w:rFonts w:ascii="仿宋" w:eastAsia="仿宋" w:hAnsi="仿宋" w:hint="eastAsia"/>
                <w:sz w:val="30"/>
                <w:szCs w:val="30"/>
              </w:rPr>
              <w:t>设备识别技术研究</w:t>
            </w:r>
          </w:p>
        </w:tc>
      </w:tr>
      <w:tr w:rsidR="00AD536A" w14:paraId="376F15AF" w14:textId="77777777">
        <w:trPr>
          <w:tblCellSpacing w:w="15" w:type="dxa"/>
          <w:jc w:val="center"/>
        </w:trPr>
        <w:tc>
          <w:tcPr>
            <w:tcW w:w="1082" w:type="pct"/>
            <w:tcMar>
              <w:top w:w="20" w:type="dxa"/>
              <w:left w:w="0" w:type="dxa"/>
              <w:bottom w:w="20" w:type="dxa"/>
              <w:right w:w="120" w:type="dxa"/>
            </w:tcMar>
            <w:vAlign w:val="center"/>
          </w:tcPr>
          <w:p w14:paraId="486D1750"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项目负责人</w:t>
            </w:r>
          </w:p>
        </w:tc>
        <w:tc>
          <w:tcPr>
            <w:tcW w:w="0" w:type="auto"/>
            <w:tcBorders>
              <w:bottom w:val="single" w:sz="8" w:space="0" w:color="auto"/>
            </w:tcBorders>
            <w:tcMar>
              <w:top w:w="20" w:type="dxa"/>
              <w:left w:w="0" w:type="dxa"/>
              <w:bottom w:w="20" w:type="dxa"/>
              <w:right w:w="120" w:type="dxa"/>
            </w:tcMar>
            <w:vAlign w:val="center"/>
          </w:tcPr>
          <w:p w14:paraId="1C2446CF" w14:textId="77777777" w:rsidR="00AD536A" w:rsidRDefault="0086460A">
            <w:pPr>
              <w:spacing w:before="120"/>
              <w:jc w:val="center"/>
              <w:rPr>
                <w:rFonts w:ascii="仿宋" w:eastAsia="仿宋" w:hAnsi="仿宋"/>
                <w:sz w:val="30"/>
                <w:szCs w:val="30"/>
              </w:rPr>
            </w:pPr>
            <w:r>
              <w:rPr>
                <w:rFonts w:ascii="仿宋" w:eastAsia="仿宋" w:hAnsi="仿宋" w:hint="eastAsia"/>
                <w:sz w:val="30"/>
                <w:szCs w:val="30"/>
              </w:rPr>
              <w:t>曹睿</w:t>
            </w:r>
            <w:r>
              <w:rPr>
                <w:rFonts w:ascii="仿宋" w:eastAsia="仿宋" w:hAnsi="仿宋" w:hint="eastAsia"/>
                <w:sz w:val="30"/>
                <w:szCs w:val="30"/>
              </w:rPr>
              <w:t xml:space="preserve"> </w:t>
            </w:r>
          </w:p>
        </w:tc>
        <w:tc>
          <w:tcPr>
            <w:tcW w:w="983" w:type="pct"/>
            <w:tcMar>
              <w:top w:w="20" w:type="dxa"/>
              <w:left w:w="0" w:type="dxa"/>
              <w:bottom w:w="20" w:type="dxa"/>
              <w:right w:w="120" w:type="dxa"/>
            </w:tcMar>
            <w:vAlign w:val="center"/>
          </w:tcPr>
          <w:p w14:paraId="36BD3882"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联系电话</w:t>
            </w:r>
          </w:p>
        </w:tc>
        <w:tc>
          <w:tcPr>
            <w:tcW w:w="0" w:type="auto"/>
            <w:tcBorders>
              <w:bottom w:val="single" w:sz="8" w:space="0" w:color="auto"/>
            </w:tcBorders>
            <w:tcMar>
              <w:top w:w="20" w:type="dxa"/>
              <w:left w:w="0" w:type="dxa"/>
              <w:bottom w:w="20" w:type="dxa"/>
              <w:right w:w="120" w:type="dxa"/>
            </w:tcMar>
            <w:vAlign w:val="center"/>
          </w:tcPr>
          <w:p w14:paraId="142DADBE" w14:textId="77777777" w:rsidR="00AD536A" w:rsidRDefault="0086460A">
            <w:pPr>
              <w:spacing w:before="120"/>
              <w:jc w:val="center"/>
              <w:rPr>
                <w:rFonts w:ascii="仿宋" w:eastAsia="仿宋" w:hAnsi="仿宋"/>
                <w:sz w:val="30"/>
                <w:szCs w:val="30"/>
              </w:rPr>
            </w:pPr>
            <w:r>
              <w:rPr>
                <w:rFonts w:ascii="仿宋" w:eastAsia="仿宋" w:hAnsi="仿宋" w:hint="eastAsia"/>
                <w:sz w:val="30"/>
                <w:szCs w:val="30"/>
              </w:rPr>
              <w:t>15161460762</w:t>
            </w:r>
          </w:p>
        </w:tc>
      </w:tr>
      <w:tr w:rsidR="00AD536A" w14:paraId="788802E5" w14:textId="77777777">
        <w:trPr>
          <w:tblCellSpacing w:w="15" w:type="dxa"/>
          <w:jc w:val="center"/>
        </w:trPr>
        <w:tc>
          <w:tcPr>
            <w:tcW w:w="1082" w:type="pct"/>
            <w:tcMar>
              <w:top w:w="20" w:type="dxa"/>
              <w:left w:w="0" w:type="dxa"/>
              <w:bottom w:w="20" w:type="dxa"/>
              <w:right w:w="120" w:type="dxa"/>
            </w:tcMar>
            <w:vAlign w:val="center"/>
          </w:tcPr>
          <w:p w14:paraId="3B9FB53D"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所在学院</w:t>
            </w:r>
          </w:p>
        </w:tc>
        <w:tc>
          <w:tcPr>
            <w:tcW w:w="0" w:type="auto"/>
            <w:gridSpan w:val="3"/>
            <w:tcBorders>
              <w:bottom w:val="single" w:sz="8" w:space="0" w:color="auto"/>
            </w:tcBorders>
            <w:tcMar>
              <w:top w:w="20" w:type="dxa"/>
              <w:left w:w="0" w:type="dxa"/>
              <w:bottom w:w="20" w:type="dxa"/>
              <w:right w:w="120" w:type="dxa"/>
            </w:tcMar>
            <w:vAlign w:val="center"/>
          </w:tcPr>
          <w:p w14:paraId="78F8B6C1" w14:textId="77777777" w:rsidR="00AD536A" w:rsidRDefault="0086460A">
            <w:pPr>
              <w:spacing w:before="120"/>
              <w:jc w:val="center"/>
              <w:rPr>
                <w:rFonts w:ascii="仿宋" w:eastAsia="仿宋" w:hAnsi="仿宋"/>
                <w:sz w:val="30"/>
                <w:szCs w:val="30"/>
              </w:rPr>
            </w:pPr>
            <w:r>
              <w:rPr>
                <w:rFonts w:ascii="仿宋" w:eastAsia="仿宋" w:hAnsi="仿宋" w:hint="eastAsia"/>
                <w:sz w:val="30"/>
                <w:szCs w:val="30"/>
              </w:rPr>
              <w:t>人工智能学院</w:t>
            </w:r>
          </w:p>
        </w:tc>
      </w:tr>
      <w:tr w:rsidR="00AD536A" w14:paraId="72AF6E88" w14:textId="77777777">
        <w:trPr>
          <w:tblCellSpacing w:w="15" w:type="dxa"/>
          <w:jc w:val="center"/>
        </w:trPr>
        <w:tc>
          <w:tcPr>
            <w:tcW w:w="1082" w:type="pct"/>
            <w:tcMar>
              <w:top w:w="20" w:type="dxa"/>
              <w:left w:w="0" w:type="dxa"/>
              <w:bottom w:w="20" w:type="dxa"/>
              <w:right w:w="120" w:type="dxa"/>
            </w:tcMar>
            <w:vAlign w:val="center"/>
          </w:tcPr>
          <w:p w14:paraId="14E403E7"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学号</w:t>
            </w:r>
          </w:p>
        </w:tc>
        <w:tc>
          <w:tcPr>
            <w:tcW w:w="0" w:type="auto"/>
            <w:tcBorders>
              <w:bottom w:val="single" w:sz="8" w:space="0" w:color="auto"/>
            </w:tcBorders>
            <w:tcMar>
              <w:top w:w="20" w:type="dxa"/>
              <w:left w:w="0" w:type="dxa"/>
              <w:bottom w:w="20" w:type="dxa"/>
              <w:right w:w="120" w:type="dxa"/>
            </w:tcMar>
            <w:vAlign w:val="center"/>
          </w:tcPr>
          <w:p w14:paraId="0A768060" w14:textId="77777777" w:rsidR="00AD536A" w:rsidRDefault="0086460A">
            <w:pPr>
              <w:spacing w:before="120"/>
              <w:jc w:val="center"/>
              <w:rPr>
                <w:rFonts w:ascii="仿宋" w:eastAsia="仿宋" w:hAnsi="仿宋"/>
                <w:sz w:val="30"/>
                <w:szCs w:val="30"/>
              </w:rPr>
            </w:pPr>
            <w:r>
              <w:rPr>
                <w:rFonts w:ascii="仿宋" w:eastAsia="仿宋" w:hAnsi="仿宋" w:hint="eastAsia"/>
                <w:sz w:val="30"/>
                <w:szCs w:val="30"/>
              </w:rPr>
              <w:t>58122306</w:t>
            </w:r>
            <w:r>
              <w:rPr>
                <w:rFonts w:ascii="仿宋" w:eastAsia="仿宋" w:hAnsi="仿宋"/>
                <w:sz w:val="30"/>
                <w:szCs w:val="30"/>
              </w:rPr>
              <w:t xml:space="preserve">  </w:t>
            </w:r>
            <w:r>
              <w:rPr>
                <w:rFonts w:ascii="仿宋" w:eastAsia="仿宋" w:hAnsi="仿宋" w:hint="eastAsia"/>
                <w:sz w:val="30"/>
                <w:szCs w:val="30"/>
              </w:rPr>
              <w:t xml:space="preserve"> </w:t>
            </w:r>
          </w:p>
        </w:tc>
        <w:tc>
          <w:tcPr>
            <w:tcW w:w="983" w:type="pct"/>
            <w:tcMar>
              <w:top w:w="20" w:type="dxa"/>
              <w:left w:w="0" w:type="dxa"/>
              <w:bottom w:w="20" w:type="dxa"/>
              <w:right w:w="120" w:type="dxa"/>
            </w:tcMar>
            <w:vAlign w:val="center"/>
          </w:tcPr>
          <w:p w14:paraId="7F2792FA"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专业班级</w:t>
            </w:r>
          </w:p>
        </w:tc>
        <w:tc>
          <w:tcPr>
            <w:tcW w:w="0" w:type="auto"/>
            <w:tcBorders>
              <w:bottom w:val="single" w:sz="8" w:space="0" w:color="auto"/>
            </w:tcBorders>
            <w:tcMar>
              <w:top w:w="20" w:type="dxa"/>
              <w:left w:w="0" w:type="dxa"/>
              <w:bottom w:w="20" w:type="dxa"/>
              <w:right w:w="120" w:type="dxa"/>
            </w:tcMar>
            <w:vAlign w:val="center"/>
          </w:tcPr>
          <w:p w14:paraId="2C3E7230" w14:textId="77777777" w:rsidR="00AD536A" w:rsidRDefault="0086460A">
            <w:pPr>
              <w:spacing w:before="120"/>
              <w:jc w:val="center"/>
              <w:rPr>
                <w:rFonts w:ascii="仿宋" w:eastAsia="仿宋" w:hAnsi="仿宋"/>
                <w:sz w:val="30"/>
                <w:szCs w:val="30"/>
              </w:rPr>
            </w:pPr>
            <w:r>
              <w:rPr>
                <w:rFonts w:ascii="仿宋" w:eastAsia="仿宋" w:hAnsi="仿宋" w:hint="eastAsia"/>
                <w:sz w:val="30"/>
                <w:szCs w:val="30"/>
              </w:rPr>
              <w:t>581223</w:t>
            </w:r>
            <w:r>
              <w:rPr>
                <w:rFonts w:ascii="仿宋" w:eastAsia="仿宋" w:hAnsi="仿宋" w:hint="eastAsia"/>
                <w:sz w:val="30"/>
                <w:szCs w:val="30"/>
              </w:rPr>
              <w:t>班</w:t>
            </w:r>
          </w:p>
        </w:tc>
      </w:tr>
      <w:tr w:rsidR="00AD536A" w14:paraId="7BEACBBC" w14:textId="77777777">
        <w:trPr>
          <w:tblCellSpacing w:w="15" w:type="dxa"/>
          <w:jc w:val="center"/>
        </w:trPr>
        <w:tc>
          <w:tcPr>
            <w:tcW w:w="1082" w:type="pct"/>
            <w:tcMar>
              <w:top w:w="20" w:type="dxa"/>
              <w:left w:w="0" w:type="dxa"/>
              <w:bottom w:w="20" w:type="dxa"/>
              <w:right w:w="120" w:type="dxa"/>
            </w:tcMar>
            <w:vAlign w:val="center"/>
          </w:tcPr>
          <w:p w14:paraId="4F30421B"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指导教师</w:t>
            </w:r>
          </w:p>
        </w:tc>
        <w:tc>
          <w:tcPr>
            <w:tcW w:w="0" w:type="auto"/>
            <w:gridSpan w:val="3"/>
            <w:tcBorders>
              <w:bottom w:val="single" w:sz="8" w:space="0" w:color="auto"/>
            </w:tcBorders>
            <w:tcMar>
              <w:top w:w="20" w:type="dxa"/>
              <w:left w:w="0" w:type="dxa"/>
              <w:bottom w:w="20" w:type="dxa"/>
              <w:right w:w="120" w:type="dxa"/>
            </w:tcMar>
            <w:vAlign w:val="center"/>
          </w:tcPr>
          <w:p w14:paraId="0964D277" w14:textId="77777777" w:rsidR="00AD536A" w:rsidRDefault="0086460A">
            <w:pPr>
              <w:spacing w:before="120"/>
              <w:jc w:val="center"/>
              <w:rPr>
                <w:rFonts w:ascii="仿宋" w:eastAsia="仿宋" w:hAnsi="仿宋"/>
                <w:sz w:val="30"/>
                <w:szCs w:val="30"/>
              </w:rPr>
            </w:pPr>
            <w:r>
              <w:rPr>
                <w:rFonts w:ascii="仿宋" w:eastAsia="仿宋" w:hAnsi="仿宋" w:hint="eastAsia"/>
                <w:sz w:val="30"/>
                <w:szCs w:val="30"/>
              </w:rPr>
              <w:t>吴文甲</w:t>
            </w:r>
          </w:p>
        </w:tc>
      </w:tr>
      <w:tr w:rsidR="00AD536A" w14:paraId="2AD97E3A" w14:textId="77777777">
        <w:trPr>
          <w:tblCellSpacing w:w="15" w:type="dxa"/>
          <w:jc w:val="center"/>
        </w:trPr>
        <w:tc>
          <w:tcPr>
            <w:tcW w:w="1082" w:type="pct"/>
            <w:tcMar>
              <w:top w:w="20" w:type="dxa"/>
              <w:left w:w="0" w:type="dxa"/>
              <w:bottom w:w="20" w:type="dxa"/>
              <w:right w:w="120" w:type="dxa"/>
            </w:tcMar>
            <w:vAlign w:val="center"/>
          </w:tcPr>
          <w:p w14:paraId="7996E773"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申请日期</w:t>
            </w:r>
          </w:p>
        </w:tc>
        <w:tc>
          <w:tcPr>
            <w:tcW w:w="0" w:type="auto"/>
            <w:gridSpan w:val="3"/>
            <w:tcBorders>
              <w:bottom w:val="single" w:sz="8" w:space="0" w:color="auto"/>
            </w:tcBorders>
            <w:tcMar>
              <w:top w:w="20" w:type="dxa"/>
              <w:left w:w="0" w:type="dxa"/>
              <w:bottom w:w="20" w:type="dxa"/>
              <w:right w:w="120" w:type="dxa"/>
            </w:tcMar>
            <w:vAlign w:val="center"/>
          </w:tcPr>
          <w:p w14:paraId="2D3A263B" w14:textId="77777777" w:rsidR="00AD536A" w:rsidRDefault="00AD536A">
            <w:pPr>
              <w:spacing w:before="120"/>
              <w:jc w:val="center"/>
              <w:rPr>
                <w:rFonts w:ascii="仿宋" w:eastAsia="仿宋" w:hAnsi="仿宋"/>
                <w:sz w:val="30"/>
                <w:szCs w:val="30"/>
              </w:rPr>
            </w:pPr>
          </w:p>
        </w:tc>
      </w:tr>
      <w:tr w:rsidR="00AD536A" w14:paraId="18610535" w14:textId="77777777">
        <w:trPr>
          <w:tblCellSpacing w:w="15" w:type="dxa"/>
          <w:jc w:val="center"/>
        </w:trPr>
        <w:tc>
          <w:tcPr>
            <w:tcW w:w="1082" w:type="pct"/>
            <w:tcMar>
              <w:top w:w="20" w:type="dxa"/>
              <w:left w:w="0" w:type="dxa"/>
              <w:bottom w:w="20" w:type="dxa"/>
              <w:right w:w="120" w:type="dxa"/>
            </w:tcMar>
            <w:vAlign w:val="center"/>
          </w:tcPr>
          <w:p w14:paraId="74CC33E9" w14:textId="77777777" w:rsidR="00AD536A" w:rsidRDefault="0086460A">
            <w:pPr>
              <w:spacing w:before="120"/>
              <w:jc w:val="right"/>
              <w:rPr>
                <w:rFonts w:ascii="黑体" w:eastAsia="黑体" w:hAnsi="黑体"/>
                <w:sz w:val="30"/>
                <w:szCs w:val="30"/>
              </w:rPr>
            </w:pPr>
            <w:r>
              <w:rPr>
                <w:rFonts w:ascii="黑体" w:eastAsia="黑体" w:hAnsi="黑体" w:hint="eastAsia"/>
                <w:sz w:val="30"/>
                <w:szCs w:val="30"/>
              </w:rPr>
              <w:t>起止年月</w:t>
            </w:r>
          </w:p>
        </w:tc>
        <w:tc>
          <w:tcPr>
            <w:tcW w:w="0" w:type="auto"/>
            <w:gridSpan w:val="3"/>
            <w:tcBorders>
              <w:bottom w:val="single" w:sz="8" w:space="0" w:color="auto"/>
            </w:tcBorders>
            <w:tcMar>
              <w:top w:w="20" w:type="dxa"/>
              <w:left w:w="0" w:type="dxa"/>
              <w:bottom w:w="20" w:type="dxa"/>
              <w:right w:w="120" w:type="dxa"/>
            </w:tcMar>
            <w:vAlign w:val="center"/>
          </w:tcPr>
          <w:p w14:paraId="58F05E5D" w14:textId="77777777" w:rsidR="00AD536A" w:rsidRDefault="00AD536A">
            <w:pPr>
              <w:spacing w:before="120"/>
              <w:jc w:val="center"/>
              <w:rPr>
                <w:rFonts w:ascii="仿宋" w:eastAsia="仿宋" w:hAnsi="仿宋"/>
                <w:sz w:val="30"/>
                <w:szCs w:val="30"/>
              </w:rPr>
            </w:pPr>
          </w:p>
        </w:tc>
      </w:tr>
    </w:tbl>
    <w:p w14:paraId="48E713A7" w14:textId="77777777" w:rsidR="00AD536A" w:rsidRDefault="0086460A">
      <w:pPr>
        <w:pStyle w:val="4"/>
        <w:rPr>
          <w:rFonts w:ascii="仿宋" w:eastAsia="仿宋" w:hAnsi="仿宋"/>
          <w:sz w:val="30"/>
          <w:szCs w:val="30"/>
        </w:rPr>
      </w:pPr>
      <w:r>
        <w:rPr>
          <w:rFonts w:ascii="微软雅黑" w:eastAsia="微软雅黑" w:hAnsi="微软雅黑" w:hint="eastAsia"/>
        </w:rPr>
        <w:br w:type="page"/>
      </w:r>
      <w:r>
        <w:rPr>
          <w:rFonts w:hint="eastAsia"/>
        </w:rPr>
        <w:lastRenderedPageBreak/>
        <w:t>一、</w:t>
      </w:r>
      <w:r>
        <w:rPr>
          <w:rFonts w:hint="eastAsia"/>
        </w:rPr>
        <w:t xml:space="preserve"> </w:t>
      </w:r>
      <w:r>
        <w:rPr>
          <w:rFonts w:hint="eastAsia"/>
        </w:rPr>
        <w:t>基本情况</w:t>
      </w:r>
      <w:r>
        <w:rPr>
          <w:rFonts w:hint="eastAsia"/>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126"/>
        <w:gridCol w:w="1842"/>
        <w:gridCol w:w="1276"/>
        <w:gridCol w:w="994"/>
        <w:gridCol w:w="1214"/>
        <w:gridCol w:w="771"/>
        <w:gridCol w:w="1134"/>
        <w:gridCol w:w="983"/>
      </w:tblGrid>
      <w:tr w:rsidR="00AD536A" w14:paraId="11C2A501" w14:textId="77777777">
        <w:tc>
          <w:tcPr>
            <w:tcW w:w="6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3E9BBD1" w14:textId="77777777" w:rsidR="00AD536A" w:rsidRDefault="0086460A">
            <w:pPr>
              <w:jc w:val="center"/>
            </w:pPr>
            <w:r>
              <w:rPr>
                <w:rFonts w:hint="eastAsia"/>
              </w:rPr>
              <w:t>项目名称</w:t>
            </w:r>
          </w:p>
        </w:tc>
        <w:tc>
          <w:tcPr>
            <w:tcW w:w="4397" w:type="pct"/>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8D72C13" w14:textId="77777777" w:rsidR="00AD536A" w:rsidRDefault="0086460A">
            <w:r>
              <w:rPr>
                <w:rFonts w:hint="eastAsia"/>
              </w:rPr>
              <w:t>基于</w:t>
            </w:r>
            <w:proofErr w:type="gramStart"/>
            <w:r>
              <w:rPr>
                <w:rFonts w:hint="eastAsia"/>
              </w:rPr>
              <w:t>连续双帧射频</w:t>
            </w:r>
            <w:proofErr w:type="gramEnd"/>
            <w:r>
              <w:rPr>
                <w:rFonts w:hint="eastAsia"/>
              </w:rPr>
              <w:t>指纹的</w:t>
            </w:r>
            <w:proofErr w:type="spellStart"/>
            <w:r>
              <w:rPr>
                <w:rFonts w:hint="eastAsia"/>
              </w:rPr>
              <w:t>LoRa</w:t>
            </w:r>
            <w:proofErr w:type="spellEnd"/>
            <w:r>
              <w:rPr>
                <w:rFonts w:hint="eastAsia"/>
              </w:rPr>
              <w:t>设备识别技术研究</w:t>
            </w:r>
          </w:p>
        </w:tc>
      </w:tr>
      <w:tr w:rsidR="00AD536A" w14:paraId="09585B08" w14:textId="77777777">
        <w:tc>
          <w:tcPr>
            <w:tcW w:w="6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340D181" w14:textId="77777777" w:rsidR="00AD536A" w:rsidRDefault="0086460A">
            <w:pPr>
              <w:jc w:val="center"/>
            </w:pPr>
            <w:r>
              <w:rPr>
                <w:rFonts w:hint="eastAsia"/>
              </w:rPr>
              <w:t>项目级别</w:t>
            </w:r>
          </w:p>
        </w:tc>
        <w:tc>
          <w:tcPr>
            <w:tcW w:w="4397" w:type="pct"/>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8B24045" w14:textId="77777777" w:rsidR="00AD536A" w:rsidRDefault="00AD536A"/>
        </w:tc>
      </w:tr>
      <w:tr w:rsidR="00AD536A" w14:paraId="494934EC" w14:textId="77777777">
        <w:tc>
          <w:tcPr>
            <w:tcW w:w="6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DA8EBB8" w14:textId="77777777" w:rsidR="00AD536A" w:rsidRDefault="0086460A">
            <w:pPr>
              <w:jc w:val="center"/>
            </w:pPr>
            <w:r>
              <w:rPr>
                <w:rFonts w:hint="eastAsia"/>
              </w:rPr>
              <w:t>项目类型</w:t>
            </w:r>
          </w:p>
        </w:tc>
        <w:tc>
          <w:tcPr>
            <w:tcW w:w="4397" w:type="pct"/>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7467B2F4" w14:textId="77777777" w:rsidR="00AD536A" w:rsidRDefault="00AD536A"/>
        </w:tc>
      </w:tr>
      <w:tr w:rsidR="00AD536A" w14:paraId="160F61CE" w14:textId="77777777">
        <w:tc>
          <w:tcPr>
            <w:tcW w:w="6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8802C5C" w14:textId="77777777" w:rsidR="00AD536A" w:rsidRDefault="0086460A">
            <w:pPr>
              <w:jc w:val="center"/>
            </w:pPr>
            <w:r>
              <w:rPr>
                <w:rFonts w:hint="eastAsia"/>
              </w:rPr>
              <w:t>所属学科</w:t>
            </w:r>
          </w:p>
        </w:tc>
        <w:tc>
          <w:tcPr>
            <w:tcW w:w="4397" w:type="pct"/>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8328B1C" w14:textId="77777777" w:rsidR="00AD536A" w:rsidRDefault="0086460A">
            <w:r>
              <w:rPr>
                <w:rStyle w:val="c-title"/>
                <w:rFonts w:hint="eastAsia"/>
              </w:rPr>
              <w:t>学科一级门：</w:t>
            </w:r>
            <w:r>
              <w:rPr>
                <w:rFonts w:hint="eastAsia"/>
              </w:rPr>
              <w:t xml:space="preserve">  </w:t>
            </w:r>
            <w:r>
              <w:t xml:space="preserve">   </w:t>
            </w:r>
            <w:r>
              <w:rPr>
                <w:rFonts w:hint="eastAsia"/>
              </w:rPr>
              <w:t xml:space="preserve"> </w:t>
            </w:r>
            <w:r>
              <w:rPr>
                <w:rStyle w:val="c-title"/>
                <w:rFonts w:hint="eastAsia"/>
              </w:rPr>
              <w:t>学科二级类：</w:t>
            </w:r>
            <w:r>
              <w:rPr>
                <w:rFonts w:hint="eastAsia"/>
              </w:rPr>
              <w:t xml:space="preserve"> </w:t>
            </w:r>
            <w:r>
              <w:rPr>
                <w:rStyle w:val="c-value"/>
                <w:rFonts w:hint="eastAsia"/>
              </w:rPr>
              <w:t xml:space="preserve"> </w:t>
            </w:r>
            <w:r>
              <w:rPr>
                <w:rFonts w:hint="eastAsia"/>
              </w:rPr>
              <w:t xml:space="preserve"> </w:t>
            </w:r>
          </w:p>
        </w:tc>
      </w:tr>
      <w:tr w:rsidR="00AD536A" w14:paraId="6731DBFB" w14:textId="77777777">
        <w:tc>
          <w:tcPr>
            <w:tcW w:w="6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727CAE4" w14:textId="77777777" w:rsidR="00AD536A" w:rsidRDefault="0086460A">
            <w:pPr>
              <w:jc w:val="center"/>
            </w:pPr>
            <w:r>
              <w:rPr>
                <w:rFonts w:hint="eastAsia"/>
              </w:rPr>
              <w:t>申请金额</w:t>
            </w:r>
          </w:p>
        </w:tc>
        <w:tc>
          <w:tcPr>
            <w:tcW w:w="986"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7C9F695C" w14:textId="77777777" w:rsidR="00AD536A" w:rsidRDefault="0086460A">
            <w:pPr>
              <w:ind w:firstLineChars="400" w:firstLine="960"/>
            </w:pPr>
            <w:r>
              <w:rPr>
                <w:rFonts w:hint="eastAsia"/>
              </w:rPr>
              <w:t xml:space="preserve"> </w:t>
            </w:r>
            <w:r>
              <w:rPr>
                <w:rFonts w:hint="eastAsia"/>
              </w:rPr>
              <w:t>元</w:t>
            </w:r>
            <w:r>
              <w:rPr>
                <w:rFonts w:hint="eastAsia"/>
              </w:rPr>
              <w:t xml:space="preserve"> </w:t>
            </w:r>
          </w:p>
        </w:tc>
        <w:tc>
          <w:tcPr>
            <w:tcW w:w="1215"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D890CC0" w14:textId="77777777" w:rsidR="00AD536A" w:rsidRDefault="0086460A">
            <w:pPr>
              <w:jc w:val="center"/>
            </w:pPr>
            <w:r>
              <w:rPr>
                <w:rFonts w:hint="eastAsia"/>
              </w:rPr>
              <w:t>起止年月</w:t>
            </w:r>
          </w:p>
        </w:tc>
        <w:tc>
          <w:tcPr>
            <w:tcW w:w="2196" w:type="pct"/>
            <w:gridSpan w:val="4"/>
            <w:tcBorders>
              <w:top w:val="single" w:sz="8" w:space="0" w:color="auto"/>
              <w:left w:val="single" w:sz="8" w:space="0" w:color="auto"/>
              <w:bottom w:val="single" w:sz="8" w:space="0" w:color="auto"/>
              <w:right w:val="single" w:sz="8" w:space="0" w:color="auto"/>
            </w:tcBorders>
            <w:vAlign w:val="center"/>
          </w:tcPr>
          <w:p w14:paraId="50444C59" w14:textId="77777777" w:rsidR="00AD536A" w:rsidRDefault="00AD536A"/>
        </w:tc>
      </w:tr>
      <w:tr w:rsidR="00AD536A" w14:paraId="63B6AE78" w14:textId="77777777">
        <w:tc>
          <w:tcPr>
            <w:tcW w:w="6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ED10A5D" w14:textId="77777777" w:rsidR="00AD536A" w:rsidRDefault="0086460A">
            <w:pPr>
              <w:jc w:val="center"/>
            </w:pPr>
            <w:r>
              <w:rPr>
                <w:rFonts w:hint="eastAsia"/>
              </w:rPr>
              <w:t>负责人</w:t>
            </w:r>
          </w:p>
        </w:tc>
        <w:tc>
          <w:tcPr>
            <w:tcW w:w="986"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34879E5A" w14:textId="77777777" w:rsidR="00AD536A" w:rsidRDefault="0086460A">
            <w:r>
              <w:rPr>
                <w:rFonts w:hint="eastAsia"/>
              </w:rPr>
              <w:t>曹睿</w:t>
            </w:r>
          </w:p>
        </w:tc>
        <w:tc>
          <w:tcPr>
            <w:tcW w:w="68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1D2B33E" w14:textId="77777777" w:rsidR="00AD536A" w:rsidRDefault="0086460A">
            <w:pPr>
              <w:jc w:val="center"/>
            </w:pPr>
            <w:r>
              <w:rPr>
                <w:rFonts w:hint="eastAsia"/>
              </w:rPr>
              <w:t>性别</w:t>
            </w:r>
          </w:p>
        </w:tc>
        <w:tc>
          <w:tcPr>
            <w:tcW w:w="532"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B33357B" w14:textId="77777777" w:rsidR="00AD536A" w:rsidRDefault="0086460A">
            <w:r>
              <w:rPr>
                <w:rFonts w:hint="eastAsia"/>
              </w:rPr>
              <w:t>女</w:t>
            </w:r>
          </w:p>
        </w:tc>
        <w:tc>
          <w:tcPr>
            <w:tcW w:w="65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6976F00" w14:textId="77777777" w:rsidR="00AD536A" w:rsidRDefault="0086460A">
            <w:pPr>
              <w:jc w:val="center"/>
            </w:pPr>
            <w:r>
              <w:rPr>
                <w:rFonts w:hint="eastAsia"/>
              </w:rPr>
              <w:t>民族</w:t>
            </w:r>
          </w:p>
        </w:tc>
        <w:tc>
          <w:tcPr>
            <w:tcW w:w="413"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4A8A1922" w14:textId="77777777" w:rsidR="00AD536A" w:rsidRDefault="00AD536A">
            <w:pPr>
              <w:jc w:val="center"/>
            </w:pPr>
          </w:p>
        </w:tc>
        <w:tc>
          <w:tcPr>
            <w:tcW w:w="607"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EF307CB" w14:textId="77777777" w:rsidR="00AD536A" w:rsidRDefault="0086460A">
            <w:pPr>
              <w:jc w:val="center"/>
            </w:pPr>
            <w:r>
              <w:rPr>
                <w:rFonts w:hint="eastAsia"/>
              </w:rPr>
              <w:t>出生年月</w:t>
            </w:r>
          </w:p>
        </w:tc>
        <w:tc>
          <w:tcPr>
            <w:tcW w:w="527"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3C7EB370" w14:textId="77777777" w:rsidR="00AD536A" w:rsidRDefault="0086460A">
            <w:pPr>
              <w:jc w:val="center"/>
            </w:pPr>
            <w:r>
              <w:rPr>
                <w:rFonts w:hint="eastAsia"/>
              </w:rPr>
              <w:t xml:space="preserve"> </w:t>
            </w:r>
            <w:r>
              <w:t xml:space="preserve"> </w:t>
            </w:r>
          </w:p>
        </w:tc>
      </w:tr>
      <w:tr w:rsidR="00AD536A" w14:paraId="6B5BB4B3" w14:textId="77777777">
        <w:tc>
          <w:tcPr>
            <w:tcW w:w="6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250292D" w14:textId="77777777" w:rsidR="00AD536A" w:rsidRDefault="0086460A">
            <w:pPr>
              <w:jc w:val="center"/>
            </w:pPr>
            <w:r>
              <w:rPr>
                <w:rFonts w:hint="eastAsia"/>
              </w:rPr>
              <w:t>学号</w:t>
            </w:r>
          </w:p>
        </w:tc>
        <w:tc>
          <w:tcPr>
            <w:tcW w:w="986"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8489FA8" w14:textId="77777777" w:rsidR="00AD536A" w:rsidRDefault="0086460A">
            <w:r>
              <w:rPr>
                <w:rFonts w:hint="eastAsia"/>
              </w:rPr>
              <w:t>58122306</w:t>
            </w:r>
          </w:p>
        </w:tc>
        <w:tc>
          <w:tcPr>
            <w:tcW w:w="68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521B0B1" w14:textId="77777777" w:rsidR="00AD536A" w:rsidRDefault="0086460A">
            <w:pPr>
              <w:jc w:val="center"/>
            </w:pPr>
            <w:r>
              <w:rPr>
                <w:rFonts w:hint="eastAsia"/>
              </w:rPr>
              <w:t>联系电话</w:t>
            </w:r>
          </w:p>
        </w:tc>
        <w:tc>
          <w:tcPr>
            <w:tcW w:w="2729" w:type="pct"/>
            <w:gridSpan w:val="5"/>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58846D23" w14:textId="77777777" w:rsidR="00AD536A" w:rsidRDefault="0086460A">
            <w:r>
              <w:rPr>
                <w:rStyle w:val="c-title"/>
                <w:rFonts w:hint="eastAsia"/>
              </w:rPr>
              <w:t>手机：</w:t>
            </w:r>
            <w:r>
              <w:rPr>
                <w:rFonts w:hint="eastAsia"/>
              </w:rPr>
              <w:t xml:space="preserve"> </w:t>
            </w:r>
            <w:r>
              <w:rPr>
                <w:rFonts w:hint="eastAsia"/>
              </w:rPr>
              <w:t>15161460762</w:t>
            </w:r>
          </w:p>
        </w:tc>
      </w:tr>
      <w:tr w:rsidR="00AD536A" w14:paraId="34EE9789" w14:textId="77777777">
        <w:tc>
          <w:tcPr>
            <w:tcW w:w="6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83020D4" w14:textId="77777777" w:rsidR="00AD536A" w:rsidRDefault="0086460A">
            <w:pPr>
              <w:jc w:val="center"/>
            </w:pPr>
            <w:r>
              <w:rPr>
                <w:rFonts w:hint="eastAsia"/>
              </w:rPr>
              <w:t>指导教师</w:t>
            </w:r>
          </w:p>
        </w:tc>
        <w:tc>
          <w:tcPr>
            <w:tcW w:w="986"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9682AC7" w14:textId="77777777" w:rsidR="00AD536A" w:rsidRDefault="0086460A">
            <w:r>
              <w:rPr>
                <w:rFonts w:hint="eastAsia"/>
              </w:rPr>
              <w:t>吴文甲</w:t>
            </w:r>
          </w:p>
        </w:tc>
        <w:tc>
          <w:tcPr>
            <w:tcW w:w="68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C3DCBE4" w14:textId="77777777" w:rsidR="00AD536A" w:rsidRDefault="0086460A">
            <w:pPr>
              <w:jc w:val="center"/>
            </w:pPr>
            <w:r>
              <w:rPr>
                <w:rFonts w:hint="eastAsia"/>
              </w:rPr>
              <w:t>联系电话</w:t>
            </w:r>
          </w:p>
        </w:tc>
        <w:tc>
          <w:tcPr>
            <w:tcW w:w="2729" w:type="pct"/>
            <w:gridSpan w:val="5"/>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9C3BB21" w14:textId="77777777" w:rsidR="00AD536A" w:rsidRDefault="0086460A">
            <w:r>
              <w:rPr>
                <w:rStyle w:val="c-title"/>
                <w:rFonts w:hint="eastAsia"/>
              </w:rPr>
              <w:t>手机：</w:t>
            </w:r>
            <w:r>
              <w:rPr>
                <w:rFonts w:hint="eastAsia"/>
              </w:rPr>
              <w:t xml:space="preserve"> </w:t>
            </w:r>
          </w:p>
        </w:tc>
      </w:tr>
      <w:tr w:rsidR="00AD536A" w14:paraId="3C20F23D" w14:textId="77777777">
        <w:tc>
          <w:tcPr>
            <w:tcW w:w="158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038459A" w14:textId="77777777" w:rsidR="00AD536A" w:rsidRDefault="0086460A">
            <w:pPr>
              <w:jc w:val="center"/>
            </w:pPr>
            <w:r>
              <w:rPr>
                <w:rFonts w:hint="eastAsia"/>
              </w:rPr>
              <w:t>项目简介</w:t>
            </w:r>
          </w:p>
        </w:tc>
        <w:tc>
          <w:tcPr>
            <w:tcW w:w="3411"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49D2EED3" w14:textId="77777777" w:rsidR="00AD536A" w:rsidRDefault="0086460A">
            <w:r>
              <w:rPr>
                <w:rFonts w:ascii="Times New Roman" w:hAnsi="Times New Roman" w:hint="eastAsia"/>
              </w:rPr>
              <w:t>本项目是</w:t>
            </w:r>
            <w:r>
              <w:rPr>
                <w:rFonts w:ascii="Times New Roman" w:hAnsi="Times New Roman" w:hint="eastAsia"/>
              </w:rPr>
              <w:t>基于</w:t>
            </w:r>
            <w:proofErr w:type="gramStart"/>
            <w:r>
              <w:rPr>
                <w:rFonts w:ascii="Times New Roman" w:hAnsi="Times New Roman" w:hint="eastAsia"/>
              </w:rPr>
              <w:t>连续双帧射频</w:t>
            </w:r>
            <w:proofErr w:type="gramEnd"/>
            <w:r>
              <w:rPr>
                <w:rFonts w:ascii="Times New Roman" w:hAnsi="Times New Roman" w:hint="eastAsia"/>
              </w:rPr>
              <w:t>指纹的</w:t>
            </w:r>
            <w:proofErr w:type="spellStart"/>
            <w:r>
              <w:rPr>
                <w:rFonts w:ascii="Times New Roman" w:hAnsi="Times New Roman" w:hint="eastAsia"/>
              </w:rPr>
              <w:t>LoRa</w:t>
            </w:r>
            <w:proofErr w:type="spellEnd"/>
            <w:r>
              <w:rPr>
                <w:rFonts w:ascii="Times New Roman" w:hAnsi="Times New Roman" w:hint="eastAsia"/>
              </w:rPr>
              <w:t>设备识别技术</w:t>
            </w:r>
            <w:r>
              <w:rPr>
                <w:rFonts w:ascii="Times New Roman" w:hAnsi="Times New Roman" w:hint="eastAsia"/>
              </w:rPr>
              <w:t>的</w:t>
            </w:r>
            <w:r>
              <w:rPr>
                <w:rFonts w:ascii="Times New Roman" w:hAnsi="Times New Roman" w:hint="eastAsia"/>
              </w:rPr>
              <w:t>研究</w:t>
            </w:r>
            <w:r>
              <w:rPr>
                <w:rFonts w:ascii="Times New Roman" w:hAnsi="Times New Roman" w:hint="eastAsia"/>
              </w:rPr>
              <w:t>。本项目旨在利用</w:t>
            </w:r>
            <w:proofErr w:type="gramStart"/>
            <w:r>
              <w:rPr>
                <w:rFonts w:ascii="Times New Roman" w:hAnsi="Times New Roman" w:hint="eastAsia"/>
              </w:rPr>
              <w:t>连续双帧射频</w:t>
            </w:r>
            <w:proofErr w:type="gramEnd"/>
            <w:r>
              <w:rPr>
                <w:rFonts w:ascii="Times New Roman" w:hAnsi="Times New Roman" w:hint="eastAsia"/>
              </w:rPr>
              <w:t>指纹，设计出一种具备高精度和稳定识别性能的射频指纹解决方案，以</w:t>
            </w:r>
            <w:r>
              <w:rPr>
                <w:rFonts w:ascii="Times New Roman" w:hAnsi="Times New Roman" w:hint="eastAsia"/>
              </w:rPr>
              <w:t>实现</w:t>
            </w:r>
            <w:r>
              <w:rPr>
                <w:rFonts w:ascii="Times New Roman" w:hAnsi="Times New Roman" w:hint="eastAsia"/>
              </w:rPr>
              <w:t>在物联网系统中实现设备身份</w:t>
            </w:r>
            <w:r>
              <w:rPr>
                <w:rFonts w:ascii="Times New Roman" w:hAnsi="Times New Roman" w:hint="eastAsia"/>
              </w:rPr>
              <w:t>准确</w:t>
            </w:r>
            <w:r>
              <w:rPr>
                <w:rFonts w:ascii="Times New Roman" w:hAnsi="Times New Roman" w:hint="eastAsia"/>
              </w:rPr>
              <w:t>验证，保障</w:t>
            </w:r>
            <w:r>
              <w:rPr>
                <w:rFonts w:ascii="Times New Roman" w:hAnsi="Times New Roman" w:hint="eastAsia"/>
              </w:rPr>
              <w:t xml:space="preserve"> </w:t>
            </w:r>
            <w:proofErr w:type="spellStart"/>
            <w:r>
              <w:rPr>
                <w:rFonts w:ascii="Times New Roman" w:hAnsi="Times New Roman" w:hint="eastAsia"/>
              </w:rPr>
              <w:t>LoRa</w:t>
            </w:r>
            <w:proofErr w:type="spellEnd"/>
            <w:r>
              <w:rPr>
                <w:rFonts w:ascii="Times New Roman" w:hAnsi="Times New Roman" w:hint="eastAsia"/>
              </w:rPr>
              <w:t xml:space="preserve"> </w:t>
            </w:r>
            <w:r>
              <w:rPr>
                <w:rFonts w:ascii="Times New Roman" w:hAnsi="Times New Roman" w:hint="eastAsia"/>
              </w:rPr>
              <w:t>网络的安全性，从而有效防止当今广泛应用的</w:t>
            </w:r>
            <w:r>
              <w:rPr>
                <w:rFonts w:ascii="Times New Roman" w:hAnsi="Times New Roman" w:hint="eastAsia"/>
              </w:rPr>
              <w:t xml:space="preserve"> </w:t>
            </w:r>
            <w:proofErr w:type="spellStart"/>
            <w:r>
              <w:rPr>
                <w:rFonts w:ascii="Times New Roman" w:hAnsi="Times New Roman" w:hint="eastAsia"/>
              </w:rPr>
              <w:t>LoRa</w:t>
            </w:r>
            <w:proofErr w:type="spellEnd"/>
            <w:r>
              <w:rPr>
                <w:rFonts w:ascii="Times New Roman" w:hAnsi="Times New Roman" w:hint="eastAsia"/>
              </w:rPr>
              <w:t xml:space="preserve"> </w:t>
            </w:r>
            <w:r>
              <w:rPr>
                <w:rFonts w:ascii="Times New Roman" w:hAnsi="Times New Roman" w:hint="eastAsia"/>
              </w:rPr>
              <w:t>网络遭受恶意攻击。</w:t>
            </w:r>
            <w:r>
              <w:rPr>
                <w:rFonts w:ascii="Times New Roman" w:hAnsi="Times New Roman" w:hint="eastAsia"/>
              </w:rPr>
              <w:t>本项目主要通过采集和预处理</w:t>
            </w:r>
            <w:proofErr w:type="gramStart"/>
            <w:r>
              <w:rPr>
                <w:rFonts w:ascii="Times New Roman" w:hAnsi="Times New Roman" w:hint="eastAsia"/>
              </w:rPr>
              <w:t>连续双帧</w:t>
            </w:r>
            <w:proofErr w:type="spellStart"/>
            <w:proofErr w:type="gramEnd"/>
            <w:r>
              <w:rPr>
                <w:rFonts w:ascii="Times New Roman" w:hAnsi="Times New Roman" w:hint="eastAsia"/>
              </w:rPr>
              <w:t>LoRa</w:t>
            </w:r>
            <w:proofErr w:type="spellEnd"/>
            <w:r>
              <w:rPr>
                <w:rFonts w:ascii="Times New Roman" w:hAnsi="Times New Roman" w:hint="eastAsia"/>
              </w:rPr>
              <w:t>信号，包括同步，特征提取，载波频率偏移估计和补偿等，提取设备的固有硬件特征，以构建射频指纹数据库。然后基于机器学习选择并优化分类模型进行训练和验证，确保在多种信道条件下实现高效、鲁棒的设备识别。并在此基础上进一步尝试</w:t>
            </w:r>
            <w:r>
              <w:t>通过深度学习、自适应信道补偿和集成学习等优化手段，增强模型在多变环境中的识别能力和鲁棒性</w:t>
            </w:r>
            <w:r>
              <w:rPr>
                <w:rFonts w:ascii="Times New Roman" w:hAnsi="Times New Roman" w:hint="eastAsia"/>
              </w:rPr>
              <w:t>。</w:t>
            </w:r>
          </w:p>
        </w:tc>
      </w:tr>
      <w:tr w:rsidR="00AD536A" w14:paraId="5BE5FE33" w14:textId="77777777">
        <w:tc>
          <w:tcPr>
            <w:tcW w:w="158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6F9E2FA" w14:textId="77777777" w:rsidR="00AD536A" w:rsidRDefault="0086460A">
            <w:pPr>
              <w:jc w:val="center"/>
            </w:pPr>
            <w:r>
              <w:rPr>
                <w:rFonts w:hint="eastAsia"/>
              </w:rPr>
              <w:t>负责人曾经参与科研的情况</w:t>
            </w:r>
          </w:p>
        </w:tc>
        <w:tc>
          <w:tcPr>
            <w:tcW w:w="3411"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7685374B" w14:textId="77777777" w:rsidR="00AD536A" w:rsidRDefault="00AD536A"/>
          <w:p w14:paraId="7E7516C7" w14:textId="77777777" w:rsidR="00AD536A" w:rsidRDefault="00AD536A"/>
          <w:p w14:paraId="4B858256" w14:textId="77777777" w:rsidR="00AD536A" w:rsidRDefault="00AD536A"/>
        </w:tc>
      </w:tr>
      <w:tr w:rsidR="00AD536A" w14:paraId="26543A46" w14:textId="77777777">
        <w:tc>
          <w:tcPr>
            <w:tcW w:w="158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155C604" w14:textId="77777777" w:rsidR="00AD536A" w:rsidRDefault="0086460A">
            <w:pPr>
              <w:jc w:val="center"/>
            </w:pPr>
            <w:r>
              <w:rPr>
                <w:rFonts w:hint="eastAsia"/>
              </w:rPr>
              <w:t>指导教师承担科研课题情况</w:t>
            </w:r>
          </w:p>
        </w:tc>
        <w:tc>
          <w:tcPr>
            <w:tcW w:w="3411"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79992ECB" w14:textId="77777777" w:rsidR="00AD536A" w:rsidRDefault="00AD536A"/>
          <w:p w14:paraId="10338714" w14:textId="77777777" w:rsidR="00AD536A" w:rsidRDefault="00AD536A"/>
          <w:p w14:paraId="3497A5CA" w14:textId="77777777" w:rsidR="00AD536A" w:rsidRDefault="00AD536A"/>
          <w:p w14:paraId="3D421561" w14:textId="77777777" w:rsidR="00AD536A" w:rsidRDefault="00AD536A"/>
          <w:p w14:paraId="729A58F9" w14:textId="77777777" w:rsidR="00AD536A" w:rsidRDefault="00AD536A">
            <w:pPr>
              <w:jc w:val="center"/>
            </w:pPr>
          </w:p>
        </w:tc>
      </w:tr>
      <w:tr w:rsidR="00AD536A" w14:paraId="32EBF1DD" w14:textId="77777777">
        <w:tc>
          <w:tcPr>
            <w:tcW w:w="158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084C65FA" w14:textId="77777777" w:rsidR="00AD536A" w:rsidRDefault="0086460A">
            <w:pPr>
              <w:jc w:val="center"/>
            </w:pPr>
            <w:r>
              <w:rPr>
                <w:rFonts w:hint="eastAsia"/>
              </w:rPr>
              <w:lastRenderedPageBreak/>
              <w:t>指导教师对本项目的支持情况</w:t>
            </w:r>
          </w:p>
        </w:tc>
        <w:tc>
          <w:tcPr>
            <w:tcW w:w="3411"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4F89E836" w14:textId="77777777" w:rsidR="00AD536A" w:rsidRDefault="00AD536A"/>
          <w:p w14:paraId="3764189C" w14:textId="77777777" w:rsidR="00AD536A" w:rsidRDefault="00AD536A"/>
          <w:p w14:paraId="21A1EF5F" w14:textId="77777777" w:rsidR="00AD536A" w:rsidRDefault="00AD536A"/>
          <w:p w14:paraId="1417EDEC" w14:textId="77777777" w:rsidR="00AD536A" w:rsidRDefault="00AD536A"/>
          <w:p w14:paraId="75F0D36D" w14:textId="77777777" w:rsidR="00AD536A" w:rsidRDefault="00AD536A">
            <w:pPr>
              <w:jc w:val="center"/>
            </w:pPr>
          </w:p>
        </w:tc>
      </w:tr>
      <w:tr w:rsidR="00AD536A" w14:paraId="41F34E9B" w14:textId="77777777">
        <w:tc>
          <w:tcPr>
            <w:tcW w:w="603"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0AA691A" w14:textId="77777777" w:rsidR="00AD536A" w:rsidRDefault="0086460A">
            <w:pPr>
              <w:jc w:val="center"/>
            </w:pPr>
            <w:r>
              <w:rPr>
                <w:rFonts w:hint="eastAsia"/>
              </w:rPr>
              <w:t>项目组主要成员</w:t>
            </w:r>
          </w:p>
        </w:tc>
        <w:tc>
          <w:tcPr>
            <w:tcW w:w="986"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48EDEAA" w14:textId="77777777" w:rsidR="00AD536A" w:rsidRDefault="0086460A">
            <w:pPr>
              <w:jc w:val="center"/>
            </w:pPr>
            <w:r>
              <w:rPr>
                <w:rFonts w:hint="eastAsia"/>
              </w:rPr>
              <w:t>姓名</w:t>
            </w:r>
          </w:p>
        </w:tc>
        <w:tc>
          <w:tcPr>
            <w:tcW w:w="68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800FFE4" w14:textId="77777777" w:rsidR="00AD536A" w:rsidRDefault="0086460A">
            <w:pPr>
              <w:jc w:val="center"/>
            </w:pPr>
            <w:r>
              <w:rPr>
                <w:rFonts w:hint="eastAsia"/>
              </w:rPr>
              <w:t>学号</w:t>
            </w:r>
          </w:p>
        </w:tc>
        <w:tc>
          <w:tcPr>
            <w:tcW w:w="53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965A965" w14:textId="77777777" w:rsidR="00AD536A" w:rsidRDefault="0086460A">
            <w:pPr>
              <w:jc w:val="center"/>
            </w:pPr>
            <w:r>
              <w:rPr>
                <w:rFonts w:hint="eastAsia"/>
              </w:rPr>
              <w:t>专业班级</w:t>
            </w:r>
          </w:p>
        </w:tc>
        <w:tc>
          <w:tcPr>
            <w:tcW w:w="65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C2039D1" w14:textId="77777777" w:rsidR="00AD536A" w:rsidRDefault="0086460A">
            <w:pPr>
              <w:jc w:val="center"/>
            </w:pPr>
            <w:r>
              <w:rPr>
                <w:rFonts w:hint="eastAsia"/>
              </w:rPr>
              <w:t>所在学院</w:t>
            </w:r>
          </w:p>
        </w:tc>
        <w:tc>
          <w:tcPr>
            <w:tcW w:w="1547" w:type="pct"/>
            <w:gridSpan w:val="3"/>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B56F49F" w14:textId="77777777" w:rsidR="00AD536A" w:rsidRDefault="0086460A">
            <w:pPr>
              <w:jc w:val="center"/>
            </w:pPr>
            <w:r>
              <w:rPr>
                <w:rFonts w:hint="eastAsia"/>
              </w:rPr>
              <w:t>项目中的分工</w:t>
            </w:r>
          </w:p>
        </w:tc>
      </w:tr>
      <w:tr w:rsidR="00AD536A" w14:paraId="15A1601E" w14:textId="77777777">
        <w:tc>
          <w:tcPr>
            <w:tcW w:w="603" w:type="pct"/>
            <w:vMerge/>
            <w:tcBorders>
              <w:top w:val="single" w:sz="8" w:space="0" w:color="auto"/>
              <w:left w:val="single" w:sz="8" w:space="0" w:color="auto"/>
              <w:bottom w:val="single" w:sz="8" w:space="0" w:color="auto"/>
              <w:right w:val="single" w:sz="8" w:space="0" w:color="auto"/>
            </w:tcBorders>
            <w:vAlign w:val="center"/>
          </w:tcPr>
          <w:p w14:paraId="2E1B57CB" w14:textId="77777777" w:rsidR="00AD536A" w:rsidRDefault="00AD536A"/>
        </w:tc>
        <w:tc>
          <w:tcPr>
            <w:tcW w:w="98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A03C529" w14:textId="77777777" w:rsidR="00AD536A" w:rsidRDefault="00AD536A">
            <w:pPr>
              <w:jc w:val="center"/>
            </w:pPr>
          </w:p>
        </w:tc>
        <w:tc>
          <w:tcPr>
            <w:tcW w:w="68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DAF9B80" w14:textId="77777777" w:rsidR="00AD536A" w:rsidRDefault="00AD536A">
            <w:pPr>
              <w:jc w:val="center"/>
            </w:pPr>
          </w:p>
        </w:tc>
        <w:tc>
          <w:tcPr>
            <w:tcW w:w="53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4ED3CAA"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C3D2451" w14:textId="77777777" w:rsidR="00AD536A" w:rsidRDefault="00AD536A">
            <w:pPr>
              <w:jc w:val="center"/>
            </w:pPr>
          </w:p>
        </w:tc>
        <w:tc>
          <w:tcPr>
            <w:tcW w:w="0" w:type="auto"/>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0A71A1C" w14:textId="77777777" w:rsidR="00AD536A" w:rsidRDefault="00AD536A">
            <w:pPr>
              <w:jc w:val="center"/>
            </w:pPr>
          </w:p>
        </w:tc>
      </w:tr>
      <w:tr w:rsidR="00AD536A" w14:paraId="02687AF2" w14:textId="77777777">
        <w:tc>
          <w:tcPr>
            <w:tcW w:w="603" w:type="pct"/>
            <w:vMerge/>
            <w:tcBorders>
              <w:top w:val="single" w:sz="8" w:space="0" w:color="auto"/>
              <w:left w:val="single" w:sz="8" w:space="0" w:color="auto"/>
              <w:bottom w:val="single" w:sz="8" w:space="0" w:color="auto"/>
              <w:right w:val="single" w:sz="8" w:space="0" w:color="auto"/>
            </w:tcBorders>
            <w:vAlign w:val="center"/>
          </w:tcPr>
          <w:p w14:paraId="6AF11E5C" w14:textId="77777777" w:rsidR="00AD536A" w:rsidRDefault="00AD536A"/>
        </w:tc>
        <w:tc>
          <w:tcPr>
            <w:tcW w:w="98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F26A9DB" w14:textId="77777777" w:rsidR="00AD536A" w:rsidRDefault="00AD536A">
            <w:pPr>
              <w:jc w:val="center"/>
            </w:pPr>
          </w:p>
        </w:tc>
        <w:tc>
          <w:tcPr>
            <w:tcW w:w="68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94F08E8" w14:textId="77777777" w:rsidR="00AD536A" w:rsidRDefault="00AD536A">
            <w:pPr>
              <w:jc w:val="center"/>
            </w:pPr>
          </w:p>
        </w:tc>
        <w:tc>
          <w:tcPr>
            <w:tcW w:w="53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81577A8"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A9C5DE4" w14:textId="77777777" w:rsidR="00AD536A" w:rsidRDefault="00AD536A">
            <w:pPr>
              <w:jc w:val="center"/>
            </w:pPr>
          </w:p>
        </w:tc>
        <w:tc>
          <w:tcPr>
            <w:tcW w:w="0" w:type="auto"/>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BCAE965" w14:textId="77777777" w:rsidR="00AD536A" w:rsidRDefault="00AD536A">
            <w:pPr>
              <w:jc w:val="center"/>
            </w:pPr>
          </w:p>
        </w:tc>
      </w:tr>
      <w:tr w:rsidR="00AD536A" w14:paraId="10593DAE" w14:textId="77777777">
        <w:tc>
          <w:tcPr>
            <w:tcW w:w="603" w:type="pct"/>
            <w:vMerge/>
            <w:tcBorders>
              <w:top w:val="single" w:sz="8" w:space="0" w:color="auto"/>
              <w:left w:val="single" w:sz="8" w:space="0" w:color="auto"/>
              <w:bottom w:val="single" w:sz="8" w:space="0" w:color="auto"/>
              <w:right w:val="single" w:sz="8" w:space="0" w:color="auto"/>
            </w:tcBorders>
            <w:vAlign w:val="center"/>
          </w:tcPr>
          <w:p w14:paraId="25160E8E" w14:textId="77777777" w:rsidR="00AD536A" w:rsidRDefault="00AD536A"/>
        </w:tc>
        <w:tc>
          <w:tcPr>
            <w:tcW w:w="98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A391794" w14:textId="77777777" w:rsidR="00AD536A" w:rsidRDefault="00AD536A">
            <w:pPr>
              <w:jc w:val="center"/>
            </w:pPr>
          </w:p>
        </w:tc>
        <w:tc>
          <w:tcPr>
            <w:tcW w:w="68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B4A793B" w14:textId="77777777" w:rsidR="00AD536A" w:rsidRDefault="00AD536A">
            <w:pPr>
              <w:jc w:val="center"/>
            </w:pPr>
          </w:p>
        </w:tc>
        <w:tc>
          <w:tcPr>
            <w:tcW w:w="53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319BEEC"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DBE528E" w14:textId="77777777" w:rsidR="00AD536A" w:rsidRDefault="00AD536A">
            <w:pPr>
              <w:jc w:val="center"/>
            </w:pPr>
          </w:p>
        </w:tc>
        <w:tc>
          <w:tcPr>
            <w:tcW w:w="0" w:type="auto"/>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971DDDD" w14:textId="77777777" w:rsidR="00AD536A" w:rsidRDefault="00AD536A">
            <w:pPr>
              <w:jc w:val="center"/>
            </w:pPr>
          </w:p>
        </w:tc>
      </w:tr>
      <w:tr w:rsidR="00AD536A" w14:paraId="5D11DFED" w14:textId="77777777">
        <w:tc>
          <w:tcPr>
            <w:tcW w:w="603" w:type="pct"/>
            <w:vMerge/>
            <w:tcBorders>
              <w:top w:val="single" w:sz="8" w:space="0" w:color="auto"/>
              <w:left w:val="single" w:sz="8" w:space="0" w:color="auto"/>
              <w:bottom w:val="single" w:sz="8" w:space="0" w:color="auto"/>
              <w:right w:val="single" w:sz="8" w:space="0" w:color="auto"/>
            </w:tcBorders>
            <w:vAlign w:val="center"/>
          </w:tcPr>
          <w:p w14:paraId="7D4152AD" w14:textId="77777777" w:rsidR="00AD536A" w:rsidRDefault="00AD536A"/>
        </w:tc>
        <w:tc>
          <w:tcPr>
            <w:tcW w:w="98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E0DC2F7" w14:textId="77777777" w:rsidR="00AD536A" w:rsidRDefault="00AD536A">
            <w:pPr>
              <w:jc w:val="center"/>
            </w:pPr>
          </w:p>
        </w:tc>
        <w:tc>
          <w:tcPr>
            <w:tcW w:w="68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0FD61EA" w14:textId="77777777" w:rsidR="00AD536A" w:rsidRDefault="00AD536A">
            <w:pPr>
              <w:jc w:val="center"/>
            </w:pPr>
          </w:p>
        </w:tc>
        <w:tc>
          <w:tcPr>
            <w:tcW w:w="53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3A1FBDE"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8482D6B" w14:textId="77777777" w:rsidR="00AD536A" w:rsidRDefault="00AD536A">
            <w:pPr>
              <w:jc w:val="center"/>
            </w:pPr>
          </w:p>
        </w:tc>
        <w:tc>
          <w:tcPr>
            <w:tcW w:w="0" w:type="auto"/>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40348F0" w14:textId="77777777" w:rsidR="00AD536A" w:rsidRDefault="00AD536A">
            <w:pPr>
              <w:jc w:val="center"/>
            </w:pPr>
          </w:p>
        </w:tc>
      </w:tr>
    </w:tbl>
    <w:p w14:paraId="11C85E8B" w14:textId="77777777" w:rsidR="00AD536A" w:rsidRDefault="0086460A">
      <w:pPr>
        <w:pStyle w:val="4"/>
        <w:keepNext/>
        <w:spacing w:line="600" w:lineRule="atLeast"/>
        <w:textAlignment w:val="center"/>
        <w:rPr>
          <w:rFonts w:ascii="黑体" w:eastAsia="黑体" w:hAnsi="黑体"/>
          <w:b w:val="0"/>
          <w:bCs w:val="0"/>
          <w:sz w:val="28"/>
          <w:szCs w:val="28"/>
        </w:rPr>
      </w:pPr>
      <w:r>
        <w:rPr>
          <w:rFonts w:ascii="黑体" w:eastAsia="黑体" w:hAnsi="黑体" w:hint="eastAsia"/>
          <w:b w:val="0"/>
          <w:bCs w:val="0"/>
          <w:sz w:val="28"/>
          <w:szCs w:val="28"/>
        </w:rPr>
        <w:t>二、</w:t>
      </w:r>
      <w:r>
        <w:rPr>
          <w:rFonts w:ascii="黑体" w:eastAsia="黑体" w:hAnsi="黑体" w:hint="eastAsia"/>
          <w:b w:val="0"/>
          <w:bCs w:val="0"/>
          <w:sz w:val="28"/>
          <w:szCs w:val="28"/>
        </w:rPr>
        <w:t xml:space="preserve"> </w:t>
      </w:r>
      <w:r>
        <w:rPr>
          <w:rFonts w:ascii="黑体" w:eastAsia="黑体" w:hAnsi="黑体" w:hint="eastAsia"/>
          <w:b w:val="0"/>
          <w:bCs w:val="0"/>
          <w:sz w:val="28"/>
          <w:szCs w:val="28"/>
        </w:rPr>
        <w:t>立项依据</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AD536A" w14:paraId="599583CF" w14:textId="77777777">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EDFACFF" w14:textId="77777777" w:rsidR="00AD536A" w:rsidRDefault="0086460A">
            <w:pPr>
              <w:pStyle w:val="4"/>
              <w:spacing w:before="120" w:beforeAutospacing="0" w:after="120" w:afterAutospacing="0" w:line="400" w:lineRule="atLeast"/>
              <w:textAlignment w:val="center"/>
            </w:pPr>
            <w:r>
              <w:rPr>
                <w:rFonts w:hint="eastAsia"/>
              </w:rPr>
              <w:t>（</w:t>
            </w:r>
            <w:r>
              <w:rPr>
                <w:rFonts w:hint="eastAsia"/>
              </w:rPr>
              <w:t>1</w:t>
            </w:r>
            <w:r>
              <w:rPr>
                <w:rFonts w:hint="eastAsia"/>
              </w:rPr>
              <w:t>）研究目的</w:t>
            </w:r>
            <w:r>
              <w:rPr>
                <w:rFonts w:hint="eastAsia"/>
              </w:rPr>
              <w:t xml:space="preserve"> </w:t>
            </w:r>
          </w:p>
          <w:p w14:paraId="482B0C74" w14:textId="77777777" w:rsidR="00AD536A" w:rsidRDefault="00AD536A">
            <w:pPr>
              <w:rPr>
                <w:rFonts w:ascii="Times New Roman" w:hAnsi="Times New Roman"/>
                <w:szCs w:val="21"/>
              </w:rPr>
            </w:pPr>
          </w:p>
          <w:p w14:paraId="66ECDE7F" w14:textId="77777777" w:rsidR="00AD536A" w:rsidRDefault="0086460A">
            <w:pPr>
              <w:rPr>
                <w:rFonts w:ascii="Times New Roman" w:hAnsi="Times New Roman"/>
                <w:szCs w:val="21"/>
              </w:rPr>
            </w:pPr>
            <w:r>
              <w:rPr>
                <w:rFonts w:ascii="Times New Roman" w:hAnsi="Times New Roman"/>
                <w:szCs w:val="21"/>
              </w:rPr>
              <w:t>随着</w:t>
            </w:r>
            <w:proofErr w:type="spellStart"/>
            <w:r>
              <w:rPr>
                <w:rFonts w:ascii="Times New Roman" w:hAnsi="Times New Roman"/>
                <w:szCs w:val="21"/>
              </w:rPr>
              <w:t>LoRa</w:t>
            </w:r>
            <w:proofErr w:type="spellEnd"/>
            <w:r>
              <w:rPr>
                <w:rFonts w:ascii="Times New Roman" w:hAnsi="Times New Roman"/>
                <w:szCs w:val="21"/>
              </w:rPr>
              <w:t>技术的迅猛发展和广泛应用，</w:t>
            </w:r>
            <w:proofErr w:type="spellStart"/>
            <w:r>
              <w:rPr>
                <w:rFonts w:ascii="Times New Roman" w:hAnsi="Times New Roman"/>
                <w:szCs w:val="21"/>
              </w:rPr>
              <w:t>LoRa</w:t>
            </w:r>
            <w:proofErr w:type="spellEnd"/>
            <w:r>
              <w:rPr>
                <w:rFonts w:ascii="Times New Roman" w:hAnsi="Times New Roman"/>
                <w:szCs w:val="21"/>
              </w:rPr>
              <w:t>设备数量急剧增加，其在物联网领域的重要性日益凸显。然而，随之而来的是各种针对</w:t>
            </w:r>
            <w:proofErr w:type="spellStart"/>
            <w:r>
              <w:rPr>
                <w:rFonts w:ascii="Times New Roman" w:hAnsi="Times New Roman"/>
                <w:szCs w:val="21"/>
              </w:rPr>
              <w:t>LoRa</w:t>
            </w:r>
            <w:proofErr w:type="spellEnd"/>
            <w:r>
              <w:rPr>
                <w:rFonts w:ascii="Times New Roman" w:hAnsi="Times New Roman"/>
                <w:szCs w:val="21"/>
              </w:rPr>
              <w:t>网络的攻击，如隐蔽通道和信标欺骗攻击，这些攻击严重威胁到</w:t>
            </w:r>
            <w:proofErr w:type="spellStart"/>
            <w:r>
              <w:rPr>
                <w:rFonts w:ascii="Times New Roman" w:hAnsi="Times New Roman"/>
                <w:szCs w:val="21"/>
              </w:rPr>
              <w:t>LoRa</w:t>
            </w:r>
            <w:proofErr w:type="spellEnd"/>
            <w:r>
              <w:rPr>
                <w:rFonts w:ascii="Times New Roman" w:hAnsi="Times New Roman"/>
                <w:szCs w:val="21"/>
              </w:rPr>
              <w:t>物联网系统的安全性和稳定性。传统的基于强标识符和加密技术的身份验证方案由于易被篡改或伪造，且对计算资源要求较高，并不适用于低成本和能源受限的</w:t>
            </w:r>
            <w:proofErr w:type="spellStart"/>
            <w:r>
              <w:rPr>
                <w:rFonts w:ascii="Times New Roman" w:hAnsi="Times New Roman"/>
                <w:szCs w:val="21"/>
              </w:rPr>
              <w:t>LoRa</w:t>
            </w:r>
            <w:proofErr w:type="spellEnd"/>
            <w:r>
              <w:rPr>
                <w:rFonts w:ascii="Times New Roman" w:hAnsi="Times New Roman"/>
                <w:szCs w:val="21"/>
              </w:rPr>
              <w:t>设备。因此，研究一种高效、可靠的</w:t>
            </w:r>
            <w:proofErr w:type="spellStart"/>
            <w:r>
              <w:rPr>
                <w:rFonts w:ascii="Times New Roman" w:hAnsi="Times New Roman"/>
                <w:szCs w:val="21"/>
              </w:rPr>
              <w:t>LoRa</w:t>
            </w:r>
            <w:proofErr w:type="spellEnd"/>
            <w:r>
              <w:rPr>
                <w:rFonts w:ascii="Times New Roman" w:hAnsi="Times New Roman"/>
                <w:szCs w:val="21"/>
              </w:rPr>
              <w:t>设备身份验证方法显得尤为重要。</w:t>
            </w:r>
          </w:p>
          <w:p w14:paraId="370BC993" w14:textId="77777777" w:rsidR="00AD536A" w:rsidRDefault="00AD536A">
            <w:pPr>
              <w:rPr>
                <w:rFonts w:ascii="Times New Roman" w:hAnsi="Times New Roman"/>
                <w:szCs w:val="21"/>
              </w:rPr>
            </w:pPr>
          </w:p>
          <w:p w14:paraId="2820A919" w14:textId="77777777" w:rsidR="00AD536A" w:rsidRDefault="0086460A">
            <w:pPr>
              <w:rPr>
                <w:rFonts w:ascii="Times New Roman" w:hAnsi="Times New Roman"/>
                <w:szCs w:val="21"/>
              </w:rPr>
            </w:pPr>
            <w:r>
              <w:rPr>
                <w:rFonts w:ascii="Times New Roman" w:hAnsi="Times New Roman"/>
                <w:szCs w:val="21"/>
              </w:rPr>
              <w:t>射频指纹（</w:t>
            </w:r>
            <w:r>
              <w:rPr>
                <w:rFonts w:ascii="Times New Roman" w:hAnsi="Times New Roman"/>
                <w:szCs w:val="21"/>
              </w:rPr>
              <w:t>RFF</w:t>
            </w:r>
            <w:r>
              <w:rPr>
                <w:rFonts w:ascii="Times New Roman" w:hAnsi="Times New Roman"/>
                <w:szCs w:val="21"/>
              </w:rPr>
              <w:t>）技术因其难以被篡改或伪造的特性，成为了一种有潜力的轻量级身份验证解决方案。</w:t>
            </w:r>
            <w:r>
              <w:rPr>
                <w:rFonts w:ascii="Times New Roman" w:hAnsi="Times New Roman"/>
                <w:szCs w:val="21"/>
              </w:rPr>
              <w:t>RF</w:t>
            </w:r>
            <w:r>
              <w:rPr>
                <w:rFonts w:ascii="Times New Roman" w:hAnsi="Times New Roman"/>
                <w:szCs w:val="21"/>
              </w:rPr>
              <w:t>F</w:t>
            </w:r>
            <w:r>
              <w:rPr>
                <w:rFonts w:ascii="Times New Roman" w:hAnsi="Times New Roman"/>
                <w:szCs w:val="21"/>
              </w:rPr>
              <w:t>基于无线发射机发送信号时的物理损伤特性，具有独特的唯一性，可用于区分不同的设备。</w:t>
            </w:r>
            <w:commentRangeStart w:id="0"/>
            <w:r>
              <w:rPr>
                <w:rFonts w:ascii="Times New Roman" w:hAnsi="Times New Roman"/>
                <w:szCs w:val="21"/>
              </w:rPr>
              <w:t>本研究旨在设计一种基于射频指纹的</w:t>
            </w:r>
            <w:proofErr w:type="spellStart"/>
            <w:r>
              <w:rPr>
                <w:rFonts w:ascii="Times New Roman" w:hAnsi="Times New Roman"/>
                <w:szCs w:val="21"/>
              </w:rPr>
              <w:t>LoRa</w:t>
            </w:r>
            <w:proofErr w:type="spellEnd"/>
            <w:r>
              <w:rPr>
                <w:rFonts w:ascii="Times New Roman" w:hAnsi="Times New Roman"/>
                <w:szCs w:val="21"/>
              </w:rPr>
              <w:t>设备认证方案，通过提取稳定且具有高度鉴别力的射频指纹特征，实现对</w:t>
            </w:r>
            <w:proofErr w:type="spellStart"/>
            <w:r>
              <w:rPr>
                <w:rFonts w:ascii="Times New Roman" w:hAnsi="Times New Roman"/>
                <w:szCs w:val="21"/>
              </w:rPr>
              <w:t>LoRa</w:t>
            </w:r>
            <w:proofErr w:type="spellEnd"/>
            <w:r>
              <w:rPr>
                <w:rFonts w:ascii="Times New Roman" w:hAnsi="Times New Roman"/>
                <w:szCs w:val="21"/>
              </w:rPr>
              <w:t>设备的精确而稳定的身份验证，从而增强</w:t>
            </w:r>
            <w:proofErr w:type="spellStart"/>
            <w:r>
              <w:rPr>
                <w:rFonts w:ascii="Times New Roman" w:hAnsi="Times New Roman"/>
                <w:szCs w:val="21"/>
              </w:rPr>
              <w:t>LoRa</w:t>
            </w:r>
            <w:proofErr w:type="spellEnd"/>
            <w:r>
              <w:rPr>
                <w:rFonts w:ascii="Times New Roman" w:hAnsi="Times New Roman"/>
                <w:szCs w:val="21"/>
              </w:rPr>
              <w:t>物联网系统的安全性。</w:t>
            </w:r>
            <w:commentRangeEnd w:id="0"/>
            <w:r>
              <w:rPr>
                <w:rStyle w:val="ac"/>
              </w:rPr>
              <w:commentReference w:id="0"/>
            </w:r>
          </w:p>
          <w:p w14:paraId="427D9ACA" w14:textId="77777777" w:rsidR="00AD536A" w:rsidRDefault="00AD536A">
            <w:pPr>
              <w:pStyle w:val="4"/>
              <w:spacing w:before="120" w:beforeAutospacing="0" w:after="120" w:afterAutospacing="0" w:line="400" w:lineRule="atLeast"/>
              <w:textAlignment w:val="center"/>
            </w:pPr>
          </w:p>
          <w:p w14:paraId="62747FC7" w14:textId="77777777" w:rsidR="00AD536A" w:rsidRDefault="0086460A">
            <w:pPr>
              <w:pStyle w:val="4"/>
              <w:spacing w:before="120" w:beforeAutospacing="0" w:after="120" w:afterAutospacing="0" w:line="400" w:lineRule="atLeast"/>
              <w:textAlignment w:val="center"/>
            </w:pPr>
            <w:r>
              <w:rPr>
                <w:rFonts w:hint="eastAsia"/>
              </w:rPr>
              <w:t>（</w:t>
            </w:r>
            <w:r>
              <w:rPr>
                <w:rFonts w:hint="eastAsia"/>
              </w:rPr>
              <w:t>2</w:t>
            </w:r>
            <w:r>
              <w:rPr>
                <w:rFonts w:hint="eastAsia"/>
              </w:rPr>
              <w:t>）研究内容</w:t>
            </w:r>
            <w:r>
              <w:rPr>
                <w:rFonts w:hint="eastAsia"/>
              </w:rPr>
              <w:t xml:space="preserve"> </w:t>
            </w:r>
          </w:p>
          <w:p w14:paraId="06A6969F" w14:textId="40F86958" w:rsidR="00AD536A" w:rsidRDefault="0086460A">
            <w:pPr>
              <w:ind w:firstLine="420"/>
              <w:rPr>
                <w:rFonts w:ascii="Times New Roman" w:hAnsi="Times New Roman"/>
              </w:rPr>
            </w:pPr>
            <w:r>
              <w:rPr>
                <w:rFonts w:ascii="Times New Roman" w:hAnsi="Times New Roman" w:hint="eastAsia"/>
              </w:rPr>
              <w:t>一、</w:t>
            </w:r>
            <w:proofErr w:type="spellStart"/>
            <w:r>
              <w:rPr>
                <w:rFonts w:ascii="Times New Roman" w:hAnsi="Times New Roman" w:hint="eastAsia"/>
              </w:rPr>
              <w:t>LoRa</w:t>
            </w:r>
            <w:proofErr w:type="spellEnd"/>
            <w:r>
              <w:rPr>
                <w:rFonts w:ascii="Times New Roman" w:hAnsi="Times New Roman" w:hint="eastAsia"/>
              </w:rPr>
              <w:t>信号的理解</w:t>
            </w:r>
            <w:ins w:id="1" w:author="w" w:date="2024-10-29T14:11:00Z">
              <w:r>
                <w:rPr>
                  <w:rFonts w:ascii="Times New Roman" w:hAnsi="Times New Roman" w:hint="eastAsia"/>
                </w:rPr>
                <w:t>以及</w:t>
              </w:r>
            </w:ins>
            <w:del w:id="2" w:author="w" w:date="2024-10-29T14:11:00Z">
              <w:r w:rsidDel="0086460A">
                <w:rPr>
                  <w:rFonts w:ascii="Times New Roman" w:hAnsi="Times New Roman" w:hint="eastAsia"/>
                </w:rPr>
                <w:delText>，</w:delText>
              </w:r>
              <w:r w:rsidDel="0086460A">
                <w:rPr>
                  <w:rFonts w:ascii="Times New Roman" w:hAnsi="Times New Roman" w:hint="eastAsia"/>
                </w:rPr>
                <w:delText>如何进行</w:delText>
              </w:r>
            </w:del>
            <w:proofErr w:type="gramStart"/>
            <w:r>
              <w:rPr>
                <w:rFonts w:ascii="Times New Roman" w:hAnsi="Times New Roman" w:hint="eastAsia"/>
              </w:rPr>
              <w:t>连续双帧信号</w:t>
            </w:r>
            <w:proofErr w:type="gramEnd"/>
            <w:ins w:id="3" w:author="w" w:date="2024-10-29T14:11:00Z">
              <w:r>
                <w:rPr>
                  <w:rFonts w:ascii="Times New Roman" w:hAnsi="Times New Roman" w:hint="eastAsia"/>
                </w:rPr>
                <w:t>的发送与接收</w:t>
              </w:r>
            </w:ins>
            <w:del w:id="4" w:author="w" w:date="2024-10-29T14:11:00Z">
              <w:r w:rsidDel="0086460A">
                <w:rPr>
                  <w:rFonts w:ascii="Times New Roman" w:hAnsi="Times New Roman" w:hint="eastAsia"/>
                </w:rPr>
                <w:delText>的收发</w:delText>
              </w:r>
            </w:del>
          </w:p>
          <w:p w14:paraId="478CE39E" w14:textId="77777777" w:rsidR="00AD536A" w:rsidRDefault="00AD536A">
            <w:pPr>
              <w:ind w:firstLine="420"/>
              <w:rPr>
                <w:rFonts w:ascii="Times New Roman" w:hAnsi="Times New Roman"/>
              </w:rPr>
            </w:pPr>
          </w:p>
          <w:p w14:paraId="74FA3019" w14:textId="77777777" w:rsidR="00AD536A" w:rsidRDefault="0086460A">
            <w:pPr>
              <w:ind w:left="420"/>
              <w:rPr>
                <w:rFonts w:ascii="Times New Roman" w:hAnsi="Times New Roman"/>
              </w:rPr>
            </w:pPr>
            <w:proofErr w:type="spellStart"/>
            <w:r>
              <w:rPr>
                <w:rFonts w:ascii="Times New Roman" w:hAnsi="Times New Roman"/>
              </w:rPr>
              <w:t>LoRa</w:t>
            </w:r>
            <w:proofErr w:type="spellEnd"/>
            <w:r>
              <w:rPr>
                <w:rFonts w:ascii="Times New Roman" w:hAnsi="Times New Roman"/>
              </w:rPr>
              <w:t>使用线性调频扩频技术，利用线性调频信号进行通信。</w:t>
            </w:r>
            <w:proofErr w:type="spellStart"/>
            <w:r>
              <w:rPr>
                <w:rFonts w:ascii="Times New Roman" w:hAnsi="Times New Roman"/>
              </w:rPr>
              <w:t>LoRa</w:t>
            </w:r>
            <w:proofErr w:type="spellEnd"/>
            <w:r>
              <w:rPr>
                <w:rFonts w:ascii="Times New Roman" w:hAnsi="Times New Roman"/>
              </w:rPr>
              <w:t>信号的瞬时频率</w:t>
            </w:r>
          </w:p>
          <w:p w14:paraId="6FBC18B7" w14:textId="77777777" w:rsidR="00AD536A" w:rsidRDefault="0086460A">
            <w:pPr>
              <w:rPr>
                <w:rFonts w:ascii="Times New Roman" w:hAnsi="Times New Roman"/>
              </w:rPr>
            </w:pPr>
            <w:proofErr w:type="gramStart"/>
            <w:r>
              <w:rPr>
                <w:rFonts w:ascii="Times New Roman" w:hAnsi="Times New Roman"/>
              </w:rPr>
              <w:t>随时间</w:t>
            </w:r>
            <w:proofErr w:type="gramEnd"/>
            <w:r>
              <w:rPr>
                <w:rFonts w:ascii="Times New Roman" w:hAnsi="Times New Roman"/>
              </w:rPr>
              <w:t>线性增加或减小。在前导码中，存在频率线性增加的上升调频信号。</w:t>
            </w:r>
          </w:p>
          <w:p w14:paraId="6C2993F6" w14:textId="77777777" w:rsidR="00AD536A" w:rsidRDefault="0086460A">
            <w:pPr>
              <w:ind w:firstLine="420"/>
              <w:rPr>
                <w:rFonts w:ascii="Times New Roman" w:hAnsi="Times New Roman"/>
              </w:rPr>
            </w:pPr>
            <w:r>
              <w:rPr>
                <w:rFonts w:ascii="Times New Roman" w:hAnsi="Times New Roman"/>
              </w:rPr>
              <w:lastRenderedPageBreak/>
              <w:t>在</w:t>
            </w:r>
            <w:proofErr w:type="spellStart"/>
            <w:r>
              <w:rPr>
                <w:rFonts w:ascii="Times New Roman" w:hAnsi="Times New Roman"/>
              </w:rPr>
              <w:t>LoRa</w:t>
            </w:r>
            <w:proofErr w:type="spellEnd"/>
            <w:r>
              <w:rPr>
                <w:rFonts w:ascii="Times New Roman" w:hAnsi="Times New Roman"/>
              </w:rPr>
              <w:t>设备的典型通信模式中，数据帧之间通常存在一定的时间间隔，这个间隔主要用于设备进入休眠或等待状态。这种间隔会导致</w:t>
            </w:r>
            <w:proofErr w:type="spellStart"/>
            <w:r>
              <w:rPr>
                <w:rFonts w:ascii="Times New Roman" w:hAnsi="Times New Roman" w:hint="eastAsia"/>
              </w:rPr>
              <w:t>LoRa</w:t>
            </w:r>
            <w:proofErr w:type="spellEnd"/>
            <w:r>
              <w:rPr>
                <w:rFonts w:ascii="Times New Roman" w:hAnsi="Times New Roman"/>
              </w:rPr>
              <w:t>信号在物理层上的特征波动，使得在单</w:t>
            </w:r>
            <w:proofErr w:type="gramStart"/>
            <w:r>
              <w:rPr>
                <w:rFonts w:ascii="Times New Roman" w:hAnsi="Times New Roman"/>
              </w:rPr>
              <w:t>帧模式</w:t>
            </w:r>
            <w:proofErr w:type="gramEnd"/>
            <w:r>
              <w:rPr>
                <w:rFonts w:ascii="Times New Roman" w:hAnsi="Times New Roman"/>
              </w:rPr>
              <w:t>下提取稳定的射频指纹变得困难。</w:t>
            </w:r>
          </w:p>
          <w:p w14:paraId="041460E0" w14:textId="77777777" w:rsidR="00AD536A" w:rsidRDefault="0086460A">
            <w:pPr>
              <w:ind w:firstLine="420"/>
              <w:rPr>
                <w:rFonts w:ascii="Times New Roman" w:hAnsi="Times New Roman"/>
              </w:rPr>
            </w:pPr>
            <w:r>
              <w:rPr>
                <w:rFonts w:ascii="Times New Roman" w:hAnsi="Times New Roman"/>
              </w:rPr>
              <w:t>为了解决这个问题，</w:t>
            </w:r>
            <w:r>
              <w:rPr>
                <w:rFonts w:ascii="Times New Roman" w:hAnsi="Times New Roman" w:hint="eastAsia"/>
              </w:rPr>
              <w:t>我们</w:t>
            </w:r>
            <w:r>
              <w:rPr>
                <w:rFonts w:ascii="Times New Roman" w:hAnsi="Times New Roman" w:hint="eastAsia"/>
              </w:rPr>
              <w:t>将</w:t>
            </w:r>
            <w:r>
              <w:rPr>
                <w:rFonts w:ascii="Times New Roman" w:hAnsi="Times New Roman" w:hint="eastAsia"/>
              </w:rPr>
              <w:t>设计</w:t>
            </w:r>
            <w:r>
              <w:rPr>
                <w:rFonts w:ascii="Times New Roman" w:hAnsi="Times New Roman"/>
              </w:rPr>
              <w:t>一种无间隔的</w:t>
            </w:r>
            <w:proofErr w:type="gramStart"/>
            <w:r>
              <w:rPr>
                <w:rFonts w:ascii="Times New Roman" w:hAnsi="Times New Roman"/>
              </w:rPr>
              <w:t>连续双帧传输</w:t>
            </w:r>
            <w:proofErr w:type="gramEnd"/>
            <w:r>
              <w:rPr>
                <w:rFonts w:ascii="Times New Roman" w:hAnsi="Times New Roman"/>
              </w:rPr>
              <w:t>机制，其核心是通过优化</w:t>
            </w:r>
            <w:proofErr w:type="spellStart"/>
            <w:r>
              <w:rPr>
                <w:rFonts w:ascii="Times New Roman" w:hAnsi="Times New Roman"/>
              </w:rPr>
              <w:t>LoRa</w:t>
            </w:r>
            <w:proofErr w:type="spellEnd"/>
            <w:r>
              <w:rPr>
                <w:rFonts w:ascii="Times New Roman" w:hAnsi="Times New Roman"/>
              </w:rPr>
              <w:t>设备的工作模式和</w:t>
            </w:r>
            <w:proofErr w:type="gramStart"/>
            <w:r>
              <w:rPr>
                <w:rFonts w:ascii="Times New Roman" w:hAnsi="Times New Roman"/>
              </w:rPr>
              <w:t>帧</w:t>
            </w:r>
            <w:r>
              <w:rPr>
                <w:rFonts w:ascii="Times New Roman" w:hAnsi="Times New Roman" w:hint="eastAsia"/>
              </w:rPr>
              <w:t>与帧</w:t>
            </w:r>
            <w:proofErr w:type="gramEnd"/>
            <w:r>
              <w:rPr>
                <w:rFonts w:ascii="Times New Roman" w:hAnsi="Times New Roman" w:hint="eastAsia"/>
              </w:rPr>
              <w:t>之</w:t>
            </w:r>
            <w:r>
              <w:rPr>
                <w:rFonts w:ascii="Times New Roman" w:hAnsi="Times New Roman"/>
              </w:rPr>
              <w:t>间</w:t>
            </w:r>
            <w:r>
              <w:rPr>
                <w:rFonts w:ascii="Times New Roman" w:hAnsi="Times New Roman" w:hint="eastAsia"/>
              </w:rPr>
              <w:t>的</w:t>
            </w:r>
            <w:r>
              <w:rPr>
                <w:rFonts w:ascii="Times New Roman" w:hAnsi="Times New Roman"/>
              </w:rPr>
              <w:t>切换策略，使得相邻的两帧数据能够在极短的时间内连续传输。通过这样的设计，团队能够以</w:t>
            </w:r>
            <w:proofErr w:type="gramStart"/>
            <w:r>
              <w:rPr>
                <w:rFonts w:ascii="Times New Roman" w:hAnsi="Times New Roman"/>
              </w:rPr>
              <w:t>连续双帧的</w:t>
            </w:r>
            <w:proofErr w:type="gramEnd"/>
            <w:r>
              <w:rPr>
                <w:rFonts w:ascii="Times New Roman" w:hAnsi="Times New Roman"/>
              </w:rPr>
              <w:t>方式进行数据的发送和接收，从而稳定且准确地捕获</w:t>
            </w:r>
            <w:proofErr w:type="spellStart"/>
            <w:r>
              <w:rPr>
                <w:rFonts w:ascii="Times New Roman" w:hAnsi="Times New Roman"/>
              </w:rPr>
              <w:t>LoRa</w:t>
            </w:r>
            <w:proofErr w:type="spellEnd"/>
            <w:r>
              <w:rPr>
                <w:rFonts w:ascii="Times New Roman" w:hAnsi="Times New Roman"/>
              </w:rPr>
              <w:t>设备的射频特征。</w:t>
            </w:r>
          </w:p>
          <w:p w14:paraId="0A69EDF2" w14:textId="77777777" w:rsidR="00AD536A" w:rsidRDefault="00AD536A">
            <w:pPr>
              <w:ind w:firstLine="420"/>
              <w:rPr>
                <w:rFonts w:ascii="Times New Roman" w:hAnsi="Times New Roman"/>
              </w:rPr>
            </w:pPr>
          </w:p>
          <w:p w14:paraId="6FAA3C2F" w14:textId="77777777" w:rsidR="00AD536A" w:rsidRDefault="0086460A">
            <w:pPr>
              <w:numPr>
                <w:ilvl w:val="0"/>
                <w:numId w:val="1"/>
              </w:numPr>
              <w:ind w:firstLine="420"/>
              <w:rPr>
                <w:rFonts w:ascii="Times New Roman" w:hAnsi="Times New Roman"/>
              </w:rPr>
            </w:pPr>
            <w:r>
              <w:rPr>
                <w:rFonts w:ascii="Times New Roman" w:hAnsi="Times New Roman" w:hint="eastAsia"/>
              </w:rPr>
              <w:t>研究</w:t>
            </w:r>
            <w:proofErr w:type="spellStart"/>
            <w:r>
              <w:rPr>
                <w:rFonts w:ascii="Times New Roman" w:hAnsi="Times New Roman" w:hint="eastAsia"/>
              </w:rPr>
              <w:t>LoRa</w:t>
            </w:r>
            <w:proofErr w:type="spellEnd"/>
            <w:r>
              <w:rPr>
                <w:rFonts w:ascii="Times New Roman" w:hAnsi="Times New Roman" w:hint="eastAsia"/>
              </w:rPr>
              <w:t>设备连续</w:t>
            </w:r>
            <w:proofErr w:type="gramStart"/>
            <w:r>
              <w:rPr>
                <w:rFonts w:ascii="Times New Roman" w:hAnsi="Times New Roman" w:hint="eastAsia"/>
              </w:rPr>
              <w:t>双帧条件</w:t>
            </w:r>
            <w:proofErr w:type="gramEnd"/>
            <w:r>
              <w:rPr>
                <w:rFonts w:ascii="Times New Roman" w:hAnsi="Times New Roman" w:hint="eastAsia"/>
              </w:rPr>
              <w:t>下射频指</w:t>
            </w:r>
            <w:r>
              <w:rPr>
                <w:rFonts w:ascii="Times New Roman" w:hAnsi="Times New Roman" w:hint="eastAsia"/>
              </w:rPr>
              <w:t>纹的变化特性</w:t>
            </w:r>
          </w:p>
          <w:p w14:paraId="6B05A687" w14:textId="77777777" w:rsidR="00AD536A" w:rsidRDefault="00AD536A">
            <w:pPr>
              <w:rPr>
                <w:rFonts w:ascii="Times New Roman" w:hAnsi="Times New Roman"/>
              </w:rPr>
            </w:pPr>
          </w:p>
          <w:p w14:paraId="0781F051" w14:textId="77777777" w:rsidR="00AD536A" w:rsidRDefault="0086460A">
            <w:pPr>
              <w:numPr>
                <w:ilvl w:val="0"/>
                <w:numId w:val="2"/>
              </w:numPr>
              <w:ind w:firstLine="420"/>
              <w:rPr>
                <w:rFonts w:ascii="Times New Roman" w:hAnsi="Times New Roman"/>
              </w:rPr>
            </w:pPr>
            <w:r>
              <w:rPr>
                <w:rFonts w:ascii="Times New Roman" w:hAnsi="Times New Roman" w:hint="eastAsia"/>
              </w:rPr>
              <w:t>增强</w:t>
            </w:r>
            <w:r>
              <w:rPr>
                <w:rFonts w:ascii="Times New Roman" w:hAnsi="Times New Roman"/>
              </w:rPr>
              <w:t>信号稳态：在单</w:t>
            </w:r>
            <w:proofErr w:type="gramStart"/>
            <w:r>
              <w:rPr>
                <w:rFonts w:ascii="Times New Roman" w:hAnsi="Times New Roman"/>
              </w:rPr>
              <w:t>帧模式</w:t>
            </w:r>
            <w:proofErr w:type="gramEnd"/>
            <w:r>
              <w:rPr>
                <w:rFonts w:ascii="Times New Roman" w:hAnsi="Times New Roman"/>
              </w:rPr>
              <w:t>中，每一帧的前导码通常经历三个状态：瞬态、半稳态和稳态。由于</w:t>
            </w:r>
            <w:proofErr w:type="spellStart"/>
            <w:r>
              <w:rPr>
                <w:rFonts w:ascii="Times New Roman" w:hAnsi="Times New Roman"/>
              </w:rPr>
              <w:t>LoRa</w:t>
            </w:r>
            <w:proofErr w:type="spellEnd"/>
            <w:r>
              <w:rPr>
                <w:rFonts w:ascii="Times New Roman" w:hAnsi="Times New Roman"/>
              </w:rPr>
              <w:t>设备的硬件特性和传输间隔，信号可能在</w:t>
            </w:r>
            <w:proofErr w:type="gramStart"/>
            <w:r>
              <w:rPr>
                <w:rFonts w:ascii="Times New Roman" w:hAnsi="Times New Roman"/>
              </w:rPr>
              <w:t>单帧内未能</w:t>
            </w:r>
            <w:proofErr w:type="gramEnd"/>
            <w:r>
              <w:rPr>
                <w:rFonts w:ascii="Times New Roman" w:hAnsi="Times New Roman"/>
              </w:rPr>
              <w:t>完全进入稳定状态。而在</w:t>
            </w:r>
            <w:proofErr w:type="gramStart"/>
            <w:r>
              <w:rPr>
                <w:rFonts w:ascii="Times New Roman" w:hAnsi="Times New Roman"/>
              </w:rPr>
              <w:t>连续双帧传输</w:t>
            </w:r>
            <w:proofErr w:type="gramEnd"/>
            <w:r>
              <w:rPr>
                <w:rFonts w:ascii="Times New Roman" w:hAnsi="Times New Roman"/>
              </w:rPr>
              <w:t>模式下，第二帧紧跟第一帧传输，</w:t>
            </w:r>
            <w:r>
              <w:rPr>
                <w:rFonts w:ascii="Times New Roman" w:hAnsi="Times New Roman" w:hint="eastAsia"/>
              </w:rPr>
              <w:t>跳过了设备的休眠状态</w:t>
            </w:r>
            <w:r>
              <w:rPr>
                <w:rFonts w:ascii="Times New Roman" w:hAnsi="Times New Roman"/>
              </w:rPr>
              <w:t>。</w:t>
            </w:r>
            <w:proofErr w:type="gramStart"/>
            <w:r>
              <w:rPr>
                <w:rFonts w:ascii="Times New Roman" w:hAnsi="Times New Roman"/>
              </w:rPr>
              <w:t>连续双帧信号</w:t>
            </w:r>
            <w:proofErr w:type="gramEnd"/>
            <w:r>
              <w:rPr>
                <w:rFonts w:ascii="Times New Roman" w:hAnsi="Times New Roman"/>
              </w:rPr>
              <w:t>中第二帧的特征更为稳定，提取的射频指纹在时间上更加一致。</w:t>
            </w:r>
          </w:p>
          <w:p w14:paraId="336B68B4" w14:textId="77777777" w:rsidR="00AD536A" w:rsidRDefault="00AD536A">
            <w:pPr>
              <w:rPr>
                <w:rFonts w:ascii="Times New Roman" w:hAnsi="Times New Roman"/>
              </w:rPr>
            </w:pPr>
          </w:p>
          <w:p w14:paraId="3A0809C8" w14:textId="77777777" w:rsidR="00AD536A" w:rsidRDefault="0086460A">
            <w:pPr>
              <w:numPr>
                <w:ilvl w:val="0"/>
                <w:numId w:val="2"/>
              </w:numPr>
              <w:ind w:firstLine="420"/>
              <w:rPr>
                <w:rFonts w:ascii="Times New Roman" w:hAnsi="Times New Roman"/>
              </w:rPr>
            </w:pPr>
            <w:r>
              <w:rPr>
                <w:rFonts w:ascii="Times New Roman" w:hAnsi="Times New Roman" w:hint="eastAsia"/>
              </w:rPr>
              <w:t>抑制</w:t>
            </w:r>
            <w:r>
              <w:rPr>
                <w:rFonts w:ascii="Times New Roman" w:hAnsi="Times New Roman"/>
              </w:rPr>
              <w:t>信道效应：</w:t>
            </w:r>
            <w:r>
              <w:rPr>
                <w:rFonts w:ascii="Times New Roman" w:hAnsi="Times New Roman" w:hint="eastAsia"/>
              </w:rPr>
              <w:t>由于采用了</w:t>
            </w:r>
            <w:proofErr w:type="gramStart"/>
            <w:r>
              <w:rPr>
                <w:rFonts w:ascii="Times New Roman" w:hAnsi="Times New Roman" w:hint="eastAsia"/>
              </w:rPr>
              <w:t>连续双帧传输</w:t>
            </w:r>
            <w:proofErr w:type="gramEnd"/>
            <w:r>
              <w:rPr>
                <w:rFonts w:ascii="Times New Roman" w:hAnsi="Times New Roman" w:hint="eastAsia"/>
              </w:rPr>
              <w:t>的模式</w:t>
            </w:r>
            <w:r>
              <w:rPr>
                <w:rFonts w:ascii="Times New Roman" w:hAnsi="Times New Roman"/>
              </w:rPr>
              <w:t>，信道条件的变化</w:t>
            </w:r>
            <w:r>
              <w:rPr>
                <w:rFonts w:ascii="Times New Roman" w:hAnsi="Times New Roman" w:hint="eastAsia"/>
              </w:rPr>
              <w:t>就比</w:t>
            </w:r>
            <w:r>
              <w:rPr>
                <w:rFonts w:ascii="Times New Roman" w:hAnsi="Times New Roman"/>
              </w:rPr>
              <w:t>较小</w:t>
            </w:r>
            <w:r>
              <w:rPr>
                <w:rFonts w:ascii="Times New Roman" w:hAnsi="Times New Roman" w:hint="eastAsia"/>
              </w:rPr>
              <w:t>。而</w:t>
            </w:r>
            <w:r>
              <w:rPr>
                <w:rFonts w:ascii="Times New Roman" w:hAnsi="Times New Roman"/>
              </w:rPr>
              <w:t>单帧传输时，信号受信道衰减、反射、多径效应等影响</w:t>
            </w:r>
            <w:r>
              <w:rPr>
                <w:rFonts w:ascii="Times New Roman" w:hAnsi="Times New Roman" w:hint="eastAsia"/>
              </w:rPr>
              <w:t>就比</w:t>
            </w:r>
            <w:r>
              <w:rPr>
                <w:rFonts w:ascii="Times New Roman" w:hAnsi="Times New Roman"/>
              </w:rPr>
              <w:t>较大。</w:t>
            </w:r>
            <w:proofErr w:type="gramStart"/>
            <w:r>
              <w:rPr>
                <w:rFonts w:ascii="Times New Roman" w:hAnsi="Times New Roman"/>
              </w:rPr>
              <w:t>连续双帧的</w:t>
            </w:r>
            <w:proofErr w:type="gramEnd"/>
            <w:r>
              <w:rPr>
                <w:rFonts w:ascii="Times New Roman" w:hAnsi="Times New Roman"/>
              </w:rPr>
              <w:t>设计，通过比较前后两个帧的特征，可以削弱信道对设备特征的影响。</w:t>
            </w:r>
            <w:r>
              <w:rPr>
                <w:rFonts w:ascii="Times New Roman" w:hAnsi="Times New Roman"/>
              </w:rPr>
              <w:t>使得</w:t>
            </w:r>
            <w:proofErr w:type="gramStart"/>
            <w:r>
              <w:rPr>
                <w:rFonts w:ascii="Times New Roman" w:hAnsi="Times New Roman"/>
              </w:rPr>
              <w:t>通过双帧差分</w:t>
            </w:r>
            <w:proofErr w:type="gramEnd"/>
            <w:r>
              <w:rPr>
                <w:rFonts w:ascii="Times New Roman" w:hAnsi="Times New Roman"/>
              </w:rPr>
              <w:t>能够有效消除部分信道噪声的影响，从而突出设备的硬件特征。</w:t>
            </w:r>
          </w:p>
          <w:p w14:paraId="03EBB8BC" w14:textId="77777777" w:rsidR="00AD536A" w:rsidRDefault="00AD536A">
            <w:pPr>
              <w:rPr>
                <w:rFonts w:ascii="Times New Roman" w:hAnsi="Times New Roman"/>
              </w:rPr>
            </w:pPr>
          </w:p>
          <w:p w14:paraId="1D72DD8E" w14:textId="77777777" w:rsidR="00AD536A" w:rsidRDefault="0086460A">
            <w:pPr>
              <w:ind w:firstLine="420"/>
              <w:rPr>
                <w:rFonts w:ascii="Times New Roman" w:hAnsi="Times New Roman"/>
              </w:rPr>
            </w:pPr>
            <w:r>
              <w:rPr>
                <w:rFonts w:ascii="Times New Roman" w:hAnsi="Times New Roman" w:hint="eastAsia"/>
              </w:rPr>
              <w:t>3</w:t>
            </w:r>
            <w:r>
              <w:rPr>
                <w:rFonts w:ascii="Times New Roman" w:hAnsi="Times New Roman" w:hint="eastAsia"/>
              </w:rPr>
              <w:t>、能融合</w:t>
            </w:r>
            <w:r>
              <w:rPr>
                <w:rFonts w:ascii="Times New Roman" w:hAnsi="Times New Roman"/>
              </w:rPr>
              <w:t>多维度特征</w:t>
            </w:r>
            <w:r>
              <w:rPr>
                <w:rFonts w:ascii="Times New Roman" w:hAnsi="Times New Roman" w:hint="eastAsia"/>
              </w:rPr>
              <w:t>：</w:t>
            </w:r>
            <w:r>
              <w:rPr>
                <w:rFonts w:ascii="Times New Roman" w:hAnsi="Times New Roman"/>
              </w:rPr>
              <w:t>在</w:t>
            </w:r>
            <w:proofErr w:type="gramStart"/>
            <w:r>
              <w:rPr>
                <w:rFonts w:ascii="Times New Roman" w:hAnsi="Times New Roman"/>
              </w:rPr>
              <w:t>双帧模式</w:t>
            </w:r>
            <w:proofErr w:type="gramEnd"/>
            <w:r>
              <w:rPr>
                <w:rFonts w:ascii="Times New Roman" w:hAnsi="Times New Roman"/>
              </w:rPr>
              <w:t>下，通过分析两个连续</w:t>
            </w:r>
            <w:proofErr w:type="gramStart"/>
            <w:r>
              <w:rPr>
                <w:rFonts w:ascii="Times New Roman" w:hAnsi="Times New Roman"/>
              </w:rPr>
              <w:t>帧</w:t>
            </w:r>
            <w:proofErr w:type="gramEnd"/>
            <w:r>
              <w:rPr>
                <w:rFonts w:ascii="Times New Roman" w:hAnsi="Times New Roman"/>
              </w:rPr>
              <w:t>之间的特征变化，可以提取到单</w:t>
            </w:r>
            <w:proofErr w:type="gramStart"/>
            <w:r>
              <w:rPr>
                <w:rFonts w:ascii="Times New Roman" w:hAnsi="Times New Roman"/>
              </w:rPr>
              <w:t>帧模式</w:t>
            </w:r>
            <w:proofErr w:type="gramEnd"/>
            <w:r>
              <w:rPr>
                <w:rFonts w:ascii="Times New Roman" w:hAnsi="Times New Roman"/>
              </w:rPr>
              <w:t>下难以获得的多维度特征。</w:t>
            </w:r>
            <w:proofErr w:type="gramStart"/>
            <w:r>
              <w:rPr>
                <w:rFonts w:ascii="Times New Roman" w:hAnsi="Times New Roman"/>
              </w:rPr>
              <w:t>双帧模式</w:t>
            </w:r>
            <w:proofErr w:type="gramEnd"/>
            <w:r>
              <w:rPr>
                <w:rFonts w:ascii="Times New Roman" w:hAnsi="Times New Roman"/>
              </w:rPr>
              <w:t>允许提取如相位漂移差异、频率稳定性差异等更高阶的特征，这些特征在单</w:t>
            </w:r>
            <w:proofErr w:type="gramStart"/>
            <w:r>
              <w:rPr>
                <w:rFonts w:ascii="Times New Roman" w:hAnsi="Times New Roman"/>
              </w:rPr>
              <w:t>帧模式</w:t>
            </w:r>
            <w:proofErr w:type="gramEnd"/>
            <w:r>
              <w:rPr>
                <w:rFonts w:ascii="Times New Roman" w:hAnsi="Times New Roman"/>
              </w:rPr>
              <w:t>中由于短暂的采集时间和信道波动较难被显著提取。</w:t>
            </w:r>
          </w:p>
          <w:p w14:paraId="2B8446C9" w14:textId="77777777" w:rsidR="00AD536A" w:rsidRDefault="00AD536A">
            <w:pPr>
              <w:ind w:firstLine="420"/>
              <w:rPr>
                <w:rFonts w:ascii="Times New Roman" w:hAnsi="Times New Roman"/>
              </w:rPr>
            </w:pPr>
          </w:p>
          <w:p w14:paraId="2C98CBE5" w14:textId="77777777" w:rsidR="00AD536A" w:rsidRDefault="0086460A">
            <w:pPr>
              <w:numPr>
                <w:ilvl w:val="0"/>
                <w:numId w:val="1"/>
              </w:numPr>
              <w:ind w:firstLine="420"/>
              <w:rPr>
                <w:rFonts w:ascii="Times New Roman" w:hAnsi="Times New Roman"/>
              </w:rPr>
            </w:pPr>
            <w:r>
              <w:rPr>
                <w:rFonts w:ascii="Times New Roman" w:hAnsi="Times New Roman" w:hint="eastAsia"/>
              </w:rPr>
              <w:t>从连续</w:t>
            </w:r>
            <w:proofErr w:type="gramStart"/>
            <w:r>
              <w:rPr>
                <w:rFonts w:ascii="Times New Roman" w:hAnsi="Times New Roman" w:hint="eastAsia"/>
              </w:rPr>
              <w:t>双帧中</w:t>
            </w:r>
            <w:proofErr w:type="gramEnd"/>
            <w:r>
              <w:rPr>
                <w:rFonts w:ascii="Times New Roman" w:hAnsi="Times New Roman" w:hint="eastAsia"/>
              </w:rPr>
              <w:t>挖掘区分度高且鲁棒性强的射频指纹特征，构建</w:t>
            </w:r>
            <w:proofErr w:type="spellStart"/>
            <w:r>
              <w:rPr>
                <w:rFonts w:ascii="Times New Roman" w:hAnsi="Times New Roman" w:hint="eastAsia"/>
              </w:rPr>
              <w:t>lora</w:t>
            </w:r>
            <w:proofErr w:type="spellEnd"/>
            <w:r>
              <w:rPr>
                <w:rFonts w:ascii="Times New Roman" w:hAnsi="Times New Roman" w:hint="eastAsia"/>
              </w:rPr>
              <w:t>设备的分类器进行设备认证</w:t>
            </w:r>
          </w:p>
          <w:p w14:paraId="041AA1E0" w14:textId="77777777" w:rsidR="00AD536A" w:rsidRDefault="00AD536A">
            <w:pPr>
              <w:rPr>
                <w:rFonts w:ascii="Times New Roman" w:hAnsi="Times New Roman"/>
              </w:rPr>
            </w:pPr>
          </w:p>
          <w:p w14:paraId="2BAFE962" w14:textId="77777777" w:rsidR="00AD536A" w:rsidRDefault="0086460A">
            <w:pPr>
              <w:ind w:firstLine="420"/>
            </w:pPr>
            <w:r>
              <w:rPr>
                <w:rFonts w:ascii="Times New Roman" w:hAnsi="Times New Roman" w:hint="eastAsia"/>
                <w:szCs w:val="21"/>
              </w:rPr>
              <w:t>通过采用</w:t>
            </w:r>
            <w:proofErr w:type="gramStart"/>
            <w:r>
              <w:rPr>
                <w:rFonts w:ascii="Times New Roman" w:hAnsi="Times New Roman"/>
                <w:szCs w:val="21"/>
              </w:rPr>
              <w:t>连续双帧传输</w:t>
            </w:r>
            <w:proofErr w:type="gramEnd"/>
            <w:r>
              <w:rPr>
                <w:rFonts w:ascii="Times New Roman" w:hAnsi="Times New Roman"/>
                <w:szCs w:val="21"/>
              </w:rPr>
              <w:t>模式，</w:t>
            </w:r>
            <w:r>
              <w:rPr>
                <w:rFonts w:ascii="Times New Roman" w:hAnsi="Times New Roman" w:hint="eastAsia"/>
                <w:szCs w:val="21"/>
              </w:rPr>
              <w:t>可以减少</w:t>
            </w:r>
            <w:r>
              <w:rPr>
                <w:rFonts w:ascii="Times New Roman" w:hAnsi="Times New Roman"/>
                <w:szCs w:val="21"/>
              </w:rPr>
              <w:t>信道和外部环境的波动对特征提取的干扰</w:t>
            </w:r>
            <w:r>
              <w:rPr>
                <w:rFonts w:ascii="Times New Roman" w:hAnsi="Times New Roman" w:hint="eastAsia"/>
                <w:szCs w:val="21"/>
              </w:rPr>
              <w:t>；随后提取</w:t>
            </w:r>
            <w:proofErr w:type="gramStart"/>
            <w:r>
              <w:rPr>
                <w:rFonts w:ascii="Times New Roman" w:hAnsi="Times New Roman" w:hint="eastAsia"/>
                <w:szCs w:val="21"/>
              </w:rPr>
              <w:t>了双帧之间</w:t>
            </w:r>
            <w:proofErr w:type="gramEnd"/>
            <w:r>
              <w:rPr>
                <w:rFonts w:ascii="Times New Roman" w:hAnsi="Times New Roman" w:hint="eastAsia"/>
                <w:szCs w:val="21"/>
              </w:rPr>
              <w:t>的</w:t>
            </w:r>
            <w:proofErr w:type="gramStart"/>
            <w:r>
              <w:rPr>
                <w:rFonts w:ascii="Times New Roman" w:hAnsi="Times New Roman" w:hint="eastAsia"/>
                <w:szCs w:val="21"/>
              </w:rPr>
              <w:t>鲁棒且区分</w:t>
            </w:r>
            <w:proofErr w:type="gramEnd"/>
            <w:r>
              <w:rPr>
                <w:rFonts w:ascii="Times New Roman" w:hAnsi="Times New Roman" w:hint="eastAsia"/>
                <w:szCs w:val="21"/>
              </w:rPr>
              <w:t>度高的</w:t>
            </w:r>
            <w:proofErr w:type="gramStart"/>
            <w:r>
              <w:rPr>
                <w:rFonts w:ascii="Times New Roman" w:hAnsi="Times New Roman" w:hint="eastAsia"/>
                <w:szCs w:val="21"/>
              </w:rPr>
              <w:t>双帧特征</w:t>
            </w:r>
            <w:r>
              <w:rPr>
                <w:rFonts w:ascii="Times New Roman" w:hAnsi="Times New Roman" w:hint="eastAsia"/>
                <w:szCs w:val="21"/>
              </w:rPr>
              <w:t>分作为</w:t>
            </w:r>
            <w:proofErr w:type="gramEnd"/>
            <w:r>
              <w:rPr>
                <w:rFonts w:ascii="Times New Roman" w:hAnsi="Times New Roman" w:hint="eastAsia"/>
                <w:szCs w:val="21"/>
              </w:rPr>
              <w:t>射频指纹特征，并将</w:t>
            </w:r>
            <w:r>
              <w:rPr>
                <w:rFonts w:ascii="Times New Roman" w:hAnsi="Times New Roman" w:hint="eastAsia"/>
                <w:szCs w:val="21"/>
              </w:rPr>
              <w:t>CFO</w:t>
            </w:r>
            <w:r>
              <w:rPr>
                <w:rFonts w:ascii="Times New Roman" w:hAnsi="Times New Roman" w:hint="eastAsia"/>
                <w:szCs w:val="21"/>
              </w:rPr>
              <w:t>作为辅助特征。</w:t>
            </w:r>
            <w:r>
              <w:rPr>
                <w:rFonts w:ascii="Times New Roman" w:hAnsi="Times New Roman" w:hint="eastAsia"/>
              </w:rPr>
              <w:t>选择并构建适合对提取的特征数据集进行处理分类的模型，并</w:t>
            </w:r>
            <w:r>
              <w:rPr>
                <w:rFonts w:ascii="Times New Roman" w:hAnsi="Times New Roman" w:hint="eastAsia"/>
                <w:szCs w:val="21"/>
              </w:rPr>
              <w:t>构建射频指纹特征数据库用于分类器训练与验证。并</w:t>
            </w:r>
            <w:r>
              <w:rPr>
                <w:rFonts w:ascii="Times New Roman" w:hAnsi="Times New Roman"/>
              </w:rPr>
              <w:t>对新设备的特征与数据库中的特征进行比较，最终选择误差最小的标签作为设备的认证结果。</w:t>
            </w:r>
          </w:p>
          <w:p w14:paraId="2816ACBA" w14:textId="77777777" w:rsidR="00AD536A" w:rsidRDefault="00AD536A"/>
          <w:p w14:paraId="0A5BC152" w14:textId="77777777" w:rsidR="00AD536A" w:rsidRDefault="0086460A">
            <w:pPr>
              <w:numPr>
                <w:ilvl w:val="0"/>
                <w:numId w:val="1"/>
              </w:numPr>
              <w:ind w:firstLine="420"/>
              <w:rPr>
                <w:rFonts w:ascii="Times New Roman" w:hAnsi="Times New Roman"/>
              </w:rPr>
            </w:pPr>
            <w:r>
              <w:rPr>
                <w:rFonts w:ascii="Times New Roman" w:hAnsi="Times New Roman" w:hint="eastAsia"/>
              </w:rPr>
              <w:t xml:space="preserve"> </w:t>
            </w:r>
            <w:r>
              <w:rPr>
                <w:rFonts w:ascii="Times New Roman" w:hAnsi="Times New Roman" w:hint="eastAsia"/>
              </w:rPr>
              <w:t>数据集质量评估和实验效果分析，并做进一步进行算法与模型优化创新与完善</w:t>
            </w:r>
          </w:p>
          <w:p w14:paraId="4BF9A279" w14:textId="77777777" w:rsidR="00AD536A" w:rsidRDefault="00AD536A">
            <w:pPr>
              <w:ind w:firstLineChars="200" w:firstLine="480"/>
              <w:rPr>
                <w:rFonts w:ascii="Times New Roman" w:hAnsi="Times New Roman"/>
              </w:rPr>
            </w:pPr>
          </w:p>
          <w:p w14:paraId="2E1BBA28" w14:textId="77777777" w:rsidR="00AD536A" w:rsidRDefault="0086460A">
            <w:pPr>
              <w:ind w:firstLineChars="200" w:firstLine="480"/>
              <w:rPr>
                <w:rFonts w:ascii="Times New Roman" w:hAnsi="Times New Roman"/>
              </w:rPr>
            </w:pPr>
            <w:r>
              <w:rPr>
                <w:rFonts w:ascii="Times New Roman" w:hAnsi="Times New Roman" w:hint="eastAsia"/>
              </w:rPr>
              <w:t>考虑环境与情况的多变性，完善程序与模型。适当增加多样化特征，并尝试引入其他的硬件相关特征，提升模型的识别能力；尝试实践自适应信道补偿算法，实时调整信道对信号的影响，以进一步提升识别的鲁棒性；尝试优化分类器设计，在已有的分类器的基础上，引入改进型分类算法，如基于集成学习的模型，增强多设备识别的泛化能力。</w:t>
            </w:r>
          </w:p>
          <w:p w14:paraId="48B1C84A" w14:textId="77777777" w:rsidR="00AD536A" w:rsidRDefault="00AD536A">
            <w:pPr>
              <w:pStyle w:val="4"/>
              <w:spacing w:before="120" w:beforeAutospacing="0" w:after="120" w:afterAutospacing="0" w:line="400" w:lineRule="atLeast"/>
              <w:textAlignment w:val="center"/>
            </w:pPr>
          </w:p>
          <w:p w14:paraId="771899CC" w14:textId="77777777" w:rsidR="00AD536A" w:rsidRDefault="0086460A">
            <w:pPr>
              <w:pStyle w:val="4"/>
              <w:spacing w:before="120" w:beforeAutospacing="0" w:after="120" w:afterAutospacing="0" w:line="400" w:lineRule="atLeast"/>
              <w:textAlignment w:val="center"/>
            </w:pPr>
            <w:r>
              <w:rPr>
                <w:rFonts w:hint="eastAsia"/>
              </w:rPr>
              <w:t>（</w:t>
            </w:r>
            <w:r>
              <w:rPr>
                <w:rFonts w:hint="eastAsia"/>
              </w:rPr>
              <w:t>3</w:t>
            </w:r>
            <w:r>
              <w:rPr>
                <w:rFonts w:hint="eastAsia"/>
              </w:rPr>
              <w:t>）国、内外研究现状和发展动态</w:t>
            </w:r>
            <w:r>
              <w:rPr>
                <w:rFonts w:hint="eastAsia"/>
              </w:rPr>
              <w:t xml:space="preserve"> </w:t>
            </w:r>
          </w:p>
          <w:p w14:paraId="1ED53B02" w14:textId="77777777" w:rsidR="00AD536A" w:rsidRDefault="00AD536A">
            <w:pPr>
              <w:pStyle w:val="4"/>
              <w:spacing w:before="120" w:beforeAutospacing="0" w:after="120" w:afterAutospacing="0" w:line="400" w:lineRule="atLeast"/>
              <w:textAlignment w:val="center"/>
            </w:pPr>
          </w:p>
          <w:p w14:paraId="626F7B72" w14:textId="77777777" w:rsidR="00AD536A" w:rsidRDefault="0086460A">
            <w:pPr>
              <w:widowControl w:val="0"/>
              <w:jc w:val="both"/>
              <w:rPr>
                <w:rFonts w:ascii="Times New Roman" w:hAnsi="Times New Roman" w:cs="Times New Roman"/>
                <w:kern w:val="2"/>
                <w14:ligatures w14:val="standardContextual"/>
              </w:rPr>
            </w:pPr>
            <w:r>
              <w:rPr>
                <w:rFonts w:ascii="Times New Roman" w:hAnsi="Times New Roman" w:cs="Times New Roman"/>
                <w:kern w:val="2"/>
                <w14:ligatures w14:val="standardContextual"/>
              </w:rPr>
              <w:t>目前，基于特征工程的射频指纹提取方法主要依赖于对射频信号中已知硬件损伤特性的分析。其中，载波频率偏移（</w:t>
            </w:r>
            <w:r>
              <w:rPr>
                <w:rFonts w:ascii="Times New Roman" w:hAnsi="Times New Roman" w:cs="Times New Roman"/>
                <w:kern w:val="2"/>
                <w14:ligatures w14:val="standardContextual"/>
              </w:rPr>
              <w:t>CFO</w:t>
            </w:r>
            <w:r>
              <w:rPr>
                <w:rFonts w:ascii="Times New Roman" w:hAnsi="Times New Roman" w:cs="Times New Roman"/>
                <w:kern w:val="2"/>
                <w14:ligatures w14:val="standardContextual"/>
              </w:rPr>
              <w:t>）是一种常用的特征，但由于其易受温度影响，存在特征漂移的问题</w:t>
            </w:r>
            <w:r>
              <w:rPr>
                <w:rFonts w:ascii="Times New Roman" w:hAnsi="Times New Roman" w:cs="Times New Roman"/>
                <w:kern w:val="2"/>
                <w14:ligatures w14:val="standardContextual"/>
              </w:rPr>
              <w:t>。例如，</w:t>
            </w:r>
            <w:proofErr w:type="spellStart"/>
            <w:r>
              <w:rPr>
                <w:rFonts w:ascii="Times New Roman" w:hAnsi="Times New Roman" w:cs="Times New Roman"/>
                <w:kern w:val="2"/>
                <w14:ligatures w14:val="standardContextual"/>
              </w:rPr>
              <w:t>Gu</w:t>
            </w:r>
            <w:proofErr w:type="spellEnd"/>
            <w:r>
              <w:rPr>
                <w:rFonts w:ascii="Times New Roman" w:hAnsi="Times New Roman" w:cs="Times New Roman"/>
                <w:kern w:val="2"/>
                <w14:ligatures w14:val="standardContextual"/>
              </w:rPr>
              <w:t>等人提出的温度感知射频指纹（</w:t>
            </w:r>
            <w:proofErr w:type="spellStart"/>
            <w:r>
              <w:rPr>
                <w:rFonts w:ascii="Times New Roman" w:hAnsi="Times New Roman" w:cs="Times New Roman"/>
                <w:kern w:val="2"/>
                <w14:ligatures w14:val="standardContextual"/>
              </w:rPr>
              <w:t>TeRFF</w:t>
            </w:r>
            <w:proofErr w:type="spellEnd"/>
            <w:r>
              <w:rPr>
                <w:rFonts w:ascii="Times New Roman" w:hAnsi="Times New Roman" w:cs="Times New Roman"/>
                <w:kern w:val="2"/>
                <w14:ligatures w14:val="standardContextual"/>
              </w:rPr>
              <w:t>）技术，通过建立基于温度的</w:t>
            </w:r>
            <w:r>
              <w:rPr>
                <w:rFonts w:ascii="Times New Roman" w:hAnsi="Times New Roman" w:cs="Times New Roman"/>
                <w:kern w:val="2"/>
                <w14:ligatures w14:val="standardContextual"/>
              </w:rPr>
              <w:t>CFO</w:t>
            </w:r>
            <w:r>
              <w:rPr>
                <w:rFonts w:ascii="Times New Roman" w:hAnsi="Times New Roman" w:cs="Times New Roman"/>
                <w:kern w:val="2"/>
                <w14:ligatures w14:val="standardContextual"/>
              </w:rPr>
              <w:t>数据库来估计未知温度下的</w:t>
            </w:r>
            <w:r>
              <w:rPr>
                <w:rFonts w:ascii="Times New Roman" w:hAnsi="Times New Roman" w:cs="Times New Roman"/>
                <w:kern w:val="2"/>
                <w14:ligatures w14:val="standardContextual"/>
              </w:rPr>
              <w:t>CFO</w:t>
            </w:r>
            <w:r>
              <w:rPr>
                <w:rFonts w:ascii="Times New Roman" w:hAnsi="Times New Roman" w:cs="Times New Roman"/>
                <w:kern w:val="2"/>
                <w14:ligatures w14:val="standardContextual"/>
              </w:rPr>
              <w:t>，虽然在一定程度上缓解了特征漂移问题，但这种方法难以应用于低成本</w:t>
            </w:r>
            <w:proofErr w:type="spellStart"/>
            <w:r>
              <w:rPr>
                <w:rFonts w:ascii="Times New Roman" w:hAnsi="Times New Roman" w:cs="Times New Roman"/>
                <w:kern w:val="2"/>
                <w14:ligatures w14:val="standardContextual"/>
              </w:rPr>
              <w:t>IoT</w:t>
            </w:r>
            <w:proofErr w:type="spellEnd"/>
            <w:r>
              <w:rPr>
                <w:rFonts w:ascii="Times New Roman" w:hAnsi="Times New Roman" w:cs="Times New Roman"/>
                <w:kern w:val="2"/>
                <w14:ligatures w14:val="standardContextual"/>
              </w:rPr>
              <w:t>设备，如</w:t>
            </w:r>
            <w:proofErr w:type="spellStart"/>
            <w:r>
              <w:rPr>
                <w:rFonts w:ascii="Times New Roman" w:hAnsi="Times New Roman" w:cs="Times New Roman"/>
                <w:kern w:val="2"/>
                <w14:ligatures w14:val="standardContextual"/>
              </w:rPr>
              <w:t>LoRa</w:t>
            </w:r>
            <w:proofErr w:type="spellEnd"/>
            <w:r>
              <w:rPr>
                <w:rFonts w:ascii="Times New Roman" w:hAnsi="Times New Roman" w:cs="Times New Roman"/>
                <w:kern w:val="2"/>
                <w14:ligatures w14:val="standardContextual"/>
              </w:rPr>
              <w:t>节点。</w:t>
            </w:r>
          </w:p>
          <w:p w14:paraId="4CDF6D25" w14:textId="77777777" w:rsidR="00AD536A" w:rsidRDefault="00AD536A">
            <w:pPr>
              <w:widowControl w:val="0"/>
              <w:jc w:val="both"/>
              <w:rPr>
                <w:rFonts w:ascii="Times New Roman" w:hAnsi="Times New Roman" w:cs="Times New Roman"/>
                <w:kern w:val="2"/>
                <w14:ligatures w14:val="standardContextual"/>
              </w:rPr>
            </w:pPr>
          </w:p>
          <w:p w14:paraId="34750787" w14:textId="77777777" w:rsidR="00AD536A" w:rsidRDefault="0086460A">
            <w:pPr>
              <w:widowControl w:val="0"/>
              <w:jc w:val="both"/>
              <w:rPr>
                <w:rFonts w:ascii="Times New Roman" w:hAnsi="Times New Roman" w:cs="Times New Roman"/>
                <w:kern w:val="2"/>
                <w14:ligatures w14:val="standardContextual"/>
              </w:rPr>
            </w:pPr>
            <w:r>
              <w:rPr>
                <w:rFonts w:ascii="Times New Roman" w:hAnsi="Times New Roman" w:cs="Times New Roman"/>
                <w:kern w:val="2"/>
                <w14:ligatures w14:val="standardContextual"/>
              </w:rPr>
              <w:t>其他特征如</w:t>
            </w:r>
            <w:r>
              <w:rPr>
                <w:rFonts w:ascii="Times New Roman" w:hAnsi="Times New Roman" w:cs="Times New Roman"/>
                <w:kern w:val="2"/>
                <w14:ligatures w14:val="standardContextual"/>
              </w:rPr>
              <w:t>I/Q</w:t>
            </w:r>
            <w:r>
              <w:rPr>
                <w:rFonts w:ascii="Times New Roman" w:hAnsi="Times New Roman" w:cs="Times New Roman"/>
                <w:kern w:val="2"/>
                <w14:ligatures w14:val="standardContextual"/>
              </w:rPr>
              <w:t>支路不平衡、功率放大器非线性等，虽然也能反映设备的物理特性，但由于其判别力不足，较少被用于射频指纹提取。这些方法的不足在于，它们所依赖的特征往往受到多种环境因素的影响，导致识别性能的稳定性和鲁棒性不足。</w:t>
            </w:r>
          </w:p>
          <w:p w14:paraId="08DF87C4" w14:textId="77777777" w:rsidR="00AD536A" w:rsidRDefault="00AD536A">
            <w:pPr>
              <w:widowControl w:val="0"/>
              <w:jc w:val="both"/>
              <w:rPr>
                <w:rFonts w:ascii="Times New Roman" w:hAnsi="Times New Roman" w:cs="Times New Roman"/>
                <w:kern w:val="2"/>
                <w14:ligatures w14:val="standardContextual"/>
              </w:rPr>
            </w:pPr>
          </w:p>
          <w:p w14:paraId="05AEFA8D" w14:textId="77777777" w:rsidR="00AD536A" w:rsidRDefault="0086460A">
            <w:pPr>
              <w:widowControl w:val="0"/>
              <w:jc w:val="both"/>
              <w:rPr>
                <w:rFonts w:ascii="Times New Roman" w:hAnsi="Times New Roman" w:cs="Times New Roman"/>
                <w:kern w:val="2"/>
                <w14:ligatures w14:val="standardContextual"/>
              </w:rPr>
            </w:pPr>
            <w:r>
              <w:rPr>
                <w:rFonts w:ascii="Times New Roman" w:hAnsi="Times New Roman" w:cs="Times New Roman"/>
                <w:kern w:val="2"/>
                <w14:ligatures w14:val="standardContextual"/>
              </w:rPr>
              <w:t>近年来，深度学习在射频指纹提取领域展现出了强大的潜力。深度学习模型能够自动从射频信</w:t>
            </w:r>
            <w:r>
              <w:rPr>
                <w:rFonts w:ascii="Times New Roman" w:hAnsi="Times New Roman" w:cs="Times New Roman"/>
                <w:kern w:val="2"/>
                <w14:ligatures w14:val="standardContextual"/>
              </w:rPr>
              <w:t>号中提取复杂的特征，甚至发现人类难以识别的高维特征，从而实现对设备的精确识别。然而，这类方法也存在明显的不足。首先，深度学习模型容易过拟合训练数据，导致在新环境或新设备上的泛化能力较差。其次，神经网络可能将信道特征误识别为设备特征，特别是在无线信道环境复杂多变的情况下，这进一步降低了识别性能的稳定性。</w:t>
            </w:r>
          </w:p>
          <w:p w14:paraId="64BB3D54" w14:textId="77777777" w:rsidR="00AD536A" w:rsidRDefault="00AD536A">
            <w:pPr>
              <w:widowControl w:val="0"/>
              <w:jc w:val="both"/>
              <w:rPr>
                <w:rFonts w:ascii="Times New Roman" w:hAnsi="Times New Roman" w:cs="Times New Roman"/>
                <w:kern w:val="2"/>
                <w14:ligatures w14:val="standardContextual"/>
              </w:rPr>
            </w:pPr>
          </w:p>
          <w:p w14:paraId="531B4EE7" w14:textId="66F1952B" w:rsidR="00AD536A" w:rsidRDefault="0086460A">
            <w:pPr>
              <w:rPr>
                <w:ins w:id="5" w:author="w" w:date="2024-10-29T14:12:00Z"/>
                <w:rFonts w:ascii="Times New Roman" w:hAnsi="Times New Roman"/>
              </w:rPr>
            </w:pPr>
            <w:r>
              <w:rPr>
                <w:rFonts w:ascii="Times New Roman" w:hAnsi="Times New Roman"/>
              </w:rPr>
              <w:t>例如，</w:t>
            </w:r>
            <w:r>
              <w:rPr>
                <w:rFonts w:ascii="Times New Roman" w:hAnsi="Times New Roman"/>
              </w:rPr>
              <w:t>Shen</w:t>
            </w:r>
            <w:r>
              <w:rPr>
                <w:rFonts w:ascii="Times New Roman" w:hAnsi="Times New Roman"/>
              </w:rPr>
              <w:t>等人使用频谱图和</w:t>
            </w:r>
            <w:r>
              <w:rPr>
                <w:rFonts w:ascii="Times New Roman" w:hAnsi="Times New Roman"/>
              </w:rPr>
              <w:t>CNN</w:t>
            </w:r>
            <w:r>
              <w:rPr>
                <w:rFonts w:ascii="Times New Roman" w:hAnsi="Times New Roman"/>
              </w:rPr>
              <w:t>进行</w:t>
            </w:r>
            <w:proofErr w:type="spellStart"/>
            <w:r>
              <w:rPr>
                <w:rFonts w:ascii="Times New Roman" w:hAnsi="Times New Roman"/>
              </w:rPr>
              <w:t>LoRa</w:t>
            </w:r>
            <w:proofErr w:type="spellEnd"/>
            <w:r>
              <w:rPr>
                <w:rFonts w:ascii="Times New Roman" w:hAnsi="Times New Roman"/>
              </w:rPr>
              <w:t>设备的射频指纹识别，虽然在不同时间或环境下的识别性能有所下降，但其在特征提取和分类方面的表现仍然优于传统特征工程方法。然而，深度学习模型的训练需要大量的数据和</w:t>
            </w:r>
            <w:r>
              <w:rPr>
                <w:rFonts w:ascii="Times New Roman" w:hAnsi="Times New Roman"/>
              </w:rPr>
              <w:t>时间，增加了系统的维护成本，这对于资源受限的</w:t>
            </w:r>
            <w:proofErr w:type="spellStart"/>
            <w:r>
              <w:rPr>
                <w:rFonts w:ascii="Times New Roman" w:hAnsi="Times New Roman"/>
              </w:rPr>
              <w:t>LoRa</w:t>
            </w:r>
            <w:proofErr w:type="spellEnd"/>
            <w:r>
              <w:rPr>
                <w:rFonts w:ascii="Times New Roman" w:hAnsi="Times New Roman"/>
              </w:rPr>
              <w:t>设备来说是一个不容忽视的问题。</w:t>
            </w:r>
          </w:p>
          <w:p w14:paraId="5CF490F3" w14:textId="2D699D8F" w:rsidR="0086460A" w:rsidRDefault="0086460A">
            <w:pPr>
              <w:rPr>
                <w:ins w:id="6" w:author="w" w:date="2024-10-29T14:12:00Z"/>
                <w:rFonts w:ascii="Times New Roman" w:hAnsi="Times New Roman"/>
              </w:rPr>
            </w:pPr>
          </w:p>
          <w:p w14:paraId="47CE4446" w14:textId="5D990AFD" w:rsidR="0086460A" w:rsidRDefault="0086460A">
            <w:pPr>
              <w:rPr>
                <w:rFonts w:ascii="Times New Roman" w:hAnsi="Times New Roman" w:hint="eastAsia"/>
              </w:rPr>
            </w:pPr>
            <w:ins w:id="7" w:author="w" w:date="2024-10-29T14:12:00Z">
              <w:r>
                <w:rPr>
                  <w:rFonts w:ascii="Times New Roman" w:hAnsi="Times New Roman" w:hint="eastAsia"/>
                </w:rPr>
                <w:t>给出相关参考文献</w:t>
              </w:r>
            </w:ins>
          </w:p>
          <w:p w14:paraId="3721A500" w14:textId="77777777" w:rsidR="00AD536A" w:rsidRDefault="00AD536A">
            <w:pPr>
              <w:pStyle w:val="4"/>
              <w:spacing w:before="120" w:beforeAutospacing="0" w:after="120" w:afterAutospacing="0" w:line="400" w:lineRule="atLeast"/>
              <w:textAlignment w:val="center"/>
            </w:pPr>
          </w:p>
          <w:p w14:paraId="40E576DA" w14:textId="77777777" w:rsidR="00AD536A" w:rsidRDefault="0086460A">
            <w:pPr>
              <w:pStyle w:val="4"/>
              <w:spacing w:before="120" w:beforeAutospacing="0" w:after="120" w:afterAutospacing="0" w:line="400" w:lineRule="atLeast"/>
              <w:textAlignment w:val="center"/>
            </w:pPr>
            <w:r>
              <w:rPr>
                <w:rFonts w:hint="eastAsia"/>
              </w:rPr>
              <w:t>（</w:t>
            </w:r>
            <w:r>
              <w:rPr>
                <w:rFonts w:hint="eastAsia"/>
              </w:rPr>
              <w:t>4</w:t>
            </w:r>
            <w:r>
              <w:rPr>
                <w:rFonts w:hint="eastAsia"/>
              </w:rPr>
              <w:t>）创新点与项目特色</w:t>
            </w:r>
            <w:r>
              <w:rPr>
                <w:rFonts w:hint="eastAsia"/>
              </w:rPr>
              <w:t xml:space="preserve"> </w:t>
            </w:r>
          </w:p>
          <w:p w14:paraId="554ABB7D" w14:textId="77777777" w:rsidR="00AD536A" w:rsidRDefault="00AD536A">
            <w:pPr>
              <w:rPr>
                <w:rFonts w:ascii="Times New Roman" w:hAnsi="Times New Roman"/>
              </w:rPr>
            </w:pPr>
          </w:p>
          <w:p w14:paraId="376C0841" w14:textId="77777777" w:rsidR="00AD536A" w:rsidRDefault="0086460A">
            <w:pPr>
              <w:rPr>
                <w:rFonts w:ascii="Times New Roman" w:hAnsi="Times New Roman"/>
                <w:b/>
                <w:bCs/>
              </w:rPr>
            </w:pPr>
            <w:r>
              <w:rPr>
                <w:rFonts w:ascii="Times New Roman" w:hAnsi="Times New Roman" w:hint="eastAsia"/>
                <w:b/>
                <w:bCs/>
              </w:rPr>
              <w:t>创新点</w:t>
            </w:r>
          </w:p>
          <w:p w14:paraId="277D2031" w14:textId="77777777" w:rsidR="00AD536A" w:rsidRDefault="00AD536A">
            <w:pPr>
              <w:rPr>
                <w:rFonts w:ascii="Times New Roman" w:hAnsi="Times New Roman"/>
              </w:rPr>
            </w:pPr>
          </w:p>
          <w:p w14:paraId="02F144BF" w14:textId="77777777" w:rsidR="00AD536A" w:rsidRDefault="0086460A">
            <w:pPr>
              <w:rPr>
                <w:rFonts w:ascii="Times New Roman" w:hAnsi="Times New Roman"/>
              </w:rPr>
            </w:pPr>
            <w:r>
              <w:rPr>
                <w:rFonts w:ascii="Times New Roman" w:hAnsi="Times New Roman" w:hint="eastAsia"/>
              </w:rPr>
              <w:t>1</w:t>
            </w:r>
            <w:r>
              <w:rPr>
                <w:rFonts w:ascii="Times New Roman" w:hAnsi="Times New Roman" w:hint="eastAsia"/>
              </w:rPr>
              <w:t xml:space="preserve">. </w:t>
            </w:r>
            <w:proofErr w:type="spellStart"/>
            <w:r>
              <w:rPr>
                <w:rFonts w:ascii="Times New Roman" w:hAnsi="Times New Roman" w:hint="eastAsia"/>
              </w:rPr>
              <w:t>LoRa</w:t>
            </w:r>
            <w:proofErr w:type="spellEnd"/>
            <w:r>
              <w:rPr>
                <w:rFonts w:ascii="Times New Roman" w:hAnsi="Times New Roman" w:hint="eastAsia"/>
              </w:rPr>
              <w:t>的应用：适合需要长距离传输的应用场景，并且</w:t>
            </w:r>
            <w:proofErr w:type="spellStart"/>
            <w:r>
              <w:rPr>
                <w:rFonts w:ascii="Times New Roman" w:hAnsi="Times New Roman" w:hint="eastAsia"/>
              </w:rPr>
              <w:t>LoRa</w:t>
            </w:r>
            <w:proofErr w:type="spellEnd"/>
            <w:r>
              <w:rPr>
                <w:rFonts w:ascii="Times New Roman" w:hAnsi="Times New Roman" w:hint="eastAsia"/>
              </w:rPr>
              <w:t>设备通常采用低功耗设计，能够在电池供电的情况下持续运行数年，非常适合传感器和</w:t>
            </w:r>
            <w:proofErr w:type="gramStart"/>
            <w:r>
              <w:rPr>
                <w:rFonts w:ascii="Times New Roman" w:hAnsi="Times New Roman" w:hint="eastAsia"/>
              </w:rPr>
              <w:t>物联网</w:t>
            </w:r>
            <w:proofErr w:type="gramEnd"/>
            <w:r>
              <w:rPr>
                <w:rFonts w:ascii="Times New Roman" w:hAnsi="Times New Roman" w:hint="eastAsia"/>
              </w:rPr>
              <w:t>设备。其在复杂和嘈杂的环境中具有较强的抗干扰能力，可以有效地进行数据传输。</w:t>
            </w:r>
          </w:p>
          <w:p w14:paraId="268A8870" w14:textId="77777777" w:rsidR="00AD536A" w:rsidRDefault="00AD536A">
            <w:pPr>
              <w:rPr>
                <w:rFonts w:ascii="Times New Roman" w:hAnsi="Times New Roman"/>
              </w:rPr>
            </w:pPr>
          </w:p>
          <w:p w14:paraId="7D4EC50B" w14:textId="77777777" w:rsidR="00AD536A" w:rsidRDefault="0086460A">
            <w:pPr>
              <w:rPr>
                <w:rFonts w:ascii="Times New Roman" w:hAnsi="Times New Roman"/>
              </w:rPr>
            </w:pPr>
            <w:r>
              <w:rPr>
                <w:rFonts w:ascii="Times New Roman" w:hAnsi="Times New Roman" w:hint="eastAsia"/>
              </w:rPr>
              <w:t>2</w:t>
            </w:r>
            <w:r>
              <w:rPr>
                <w:rFonts w:ascii="Times New Roman" w:hAnsi="Times New Roman" w:hint="eastAsia"/>
              </w:rPr>
              <w:t xml:space="preserve">. </w:t>
            </w:r>
            <w:proofErr w:type="gramStart"/>
            <w:r>
              <w:rPr>
                <w:rFonts w:ascii="Times New Roman" w:hAnsi="Times New Roman" w:hint="eastAsia"/>
              </w:rPr>
              <w:t>双帧射频</w:t>
            </w:r>
            <w:proofErr w:type="gramEnd"/>
            <w:r>
              <w:rPr>
                <w:rFonts w:ascii="Times New Roman" w:hAnsi="Times New Roman" w:hint="eastAsia"/>
              </w:rPr>
              <w:t>指纹识别技术</w:t>
            </w:r>
            <w:r>
              <w:rPr>
                <w:rFonts w:ascii="Times New Roman" w:hAnsi="Times New Roman"/>
              </w:rPr>
              <w:t>：</w:t>
            </w:r>
            <w:r>
              <w:rPr>
                <w:rFonts w:ascii="Times New Roman" w:hAnsi="Times New Roman" w:hint="eastAsia"/>
              </w:rPr>
              <w:t>采用</w:t>
            </w:r>
            <w:proofErr w:type="gramStart"/>
            <w:r>
              <w:rPr>
                <w:rFonts w:ascii="Times New Roman" w:hAnsi="Times New Roman" w:hint="eastAsia"/>
              </w:rPr>
              <w:t>连续双帧射频</w:t>
            </w:r>
            <w:proofErr w:type="gramEnd"/>
            <w:r>
              <w:rPr>
                <w:rFonts w:ascii="Times New Roman" w:hAnsi="Times New Roman" w:hint="eastAsia"/>
              </w:rPr>
              <w:t>指纹技术，利用时间间隔内的信号特征，提高了对</w:t>
            </w:r>
            <w:proofErr w:type="spellStart"/>
            <w:r>
              <w:rPr>
                <w:rFonts w:ascii="Times New Roman" w:hAnsi="Times New Roman" w:hint="eastAsia"/>
              </w:rPr>
              <w:t>LoRa</w:t>
            </w:r>
            <w:proofErr w:type="spellEnd"/>
            <w:r>
              <w:rPr>
                <w:rFonts w:ascii="Times New Roman" w:hAnsi="Times New Roman" w:hint="eastAsia"/>
              </w:rPr>
              <w:t>设备的识别准确性和抗干扰能力</w:t>
            </w:r>
            <w:r>
              <w:rPr>
                <w:rFonts w:ascii="Times New Roman" w:hAnsi="Times New Roman" w:hint="eastAsia"/>
              </w:rPr>
              <w:t>.</w:t>
            </w:r>
          </w:p>
          <w:p w14:paraId="3BD31A97" w14:textId="77777777" w:rsidR="00AD536A" w:rsidRDefault="00AD536A">
            <w:pPr>
              <w:rPr>
                <w:rFonts w:ascii="Times New Roman" w:hAnsi="Times New Roman"/>
              </w:rPr>
            </w:pPr>
          </w:p>
          <w:p w14:paraId="6C56E5A1" w14:textId="77777777" w:rsidR="00AD536A" w:rsidRDefault="0086460A">
            <w:pPr>
              <w:rPr>
                <w:rFonts w:ascii="Times New Roman" w:hAnsi="Times New Roman" w:cstheme="minorBidi"/>
                <w:kern w:val="2"/>
              </w:rPr>
            </w:pPr>
            <w:r>
              <w:rPr>
                <w:rFonts w:ascii="Times New Roman" w:hAnsi="Times New Roman" w:hint="eastAsia"/>
              </w:rPr>
              <w:lastRenderedPageBreak/>
              <w:t>3</w:t>
            </w:r>
            <w:r>
              <w:rPr>
                <w:rFonts w:ascii="Times New Roman" w:hAnsi="Times New Roman" w:hint="eastAsia"/>
              </w:rPr>
              <w:t xml:space="preserve">. </w:t>
            </w:r>
            <w:proofErr w:type="spellStart"/>
            <w:r>
              <w:rPr>
                <w:rFonts w:ascii="Times New Roman" w:hAnsi="Times New Roman" w:hint="eastAsia"/>
              </w:rPr>
              <w:t>LoRa</w:t>
            </w:r>
            <w:proofErr w:type="spellEnd"/>
            <w:r>
              <w:rPr>
                <w:rFonts w:ascii="Times New Roman" w:hAnsi="Times New Roman" w:hint="eastAsia"/>
              </w:rPr>
              <w:t>提取方法：</w:t>
            </w:r>
            <w:r>
              <w:rPr>
                <w:rFonts w:ascii="Times New Roman" w:hAnsi="Times New Roman" w:cstheme="minorBidi" w:hint="eastAsia"/>
                <w:kern w:val="2"/>
              </w:rPr>
              <w:t>基于深度学习的方法易于受过度拟合的影响，而</w:t>
            </w:r>
            <w:r>
              <w:rPr>
                <w:rFonts w:ascii="Times New Roman" w:hAnsi="Times New Roman" w:cstheme="minorBidi" w:hint="eastAsia"/>
                <w:kern w:val="2"/>
              </w:rPr>
              <w:t>CFO</w:t>
            </w:r>
            <w:r>
              <w:rPr>
                <w:rFonts w:ascii="Times New Roman" w:hAnsi="Times New Roman" w:cstheme="minorBidi" w:hint="eastAsia"/>
                <w:kern w:val="2"/>
              </w:rPr>
              <w:t>又不稳定，项目综合考虑，避免此类问题</w:t>
            </w:r>
          </w:p>
          <w:p w14:paraId="583003C2" w14:textId="77777777" w:rsidR="00AD536A" w:rsidRDefault="00AD536A">
            <w:pPr>
              <w:rPr>
                <w:rFonts w:ascii="Times New Roman" w:hAnsi="Times New Roman" w:cstheme="minorBidi"/>
                <w:kern w:val="2"/>
              </w:rPr>
            </w:pPr>
          </w:p>
          <w:p w14:paraId="17B22167" w14:textId="77777777" w:rsidR="00AD536A" w:rsidRDefault="0086460A">
            <w:pPr>
              <w:rPr>
                <w:rFonts w:ascii="Times New Roman" w:hAnsi="Times New Roman" w:cstheme="minorBidi"/>
                <w:kern w:val="2"/>
              </w:rPr>
            </w:pPr>
            <w:r>
              <w:rPr>
                <w:rFonts w:ascii="Times New Roman" w:hAnsi="Times New Roman" w:cstheme="minorBidi" w:hint="eastAsia"/>
                <w:kern w:val="2"/>
              </w:rPr>
              <w:t xml:space="preserve">4. </w:t>
            </w:r>
            <w:r>
              <w:rPr>
                <w:rFonts w:ascii="Times New Roman" w:hAnsi="Times New Roman" w:cstheme="minorBidi" w:hint="eastAsia"/>
                <w:kern w:val="2"/>
              </w:rPr>
              <w:t>评估性能：在信号中加入高斯白噪声来模拟不同通信距离的识别性能代替长距离测试，增加可行性。</w:t>
            </w:r>
          </w:p>
          <w:p w14:paraId="198BC34B" w14:textId="77777777" w:rsidR="00AD536A" w:rsidRDefault="00AD536A">
            <w:pPr>
              <w:rPr>
                <w:rFonts w:ascii="Times New Roman" w:hAnsi="Times New Roman" w:cstheme="minorBidi"/>
                <w:kern w:val="2"/>
              </w:rPr>
            </w:pPr>
          </w:p>
          <w:p w14:paraId="0AF30BF3" w14:textId="77777777" w:rsidR="00AD536A" w:rsidRDefault="0086460A">
            <w:pPr>
              <w:rPr>
                <w:rFonts w:ascii="Times New Roman" w:hAnsi="Times New Roman" w:cstheme="minorBidi"/>
                <w:kern w:val="2"/>
              </w:rPr>
            </w:pPr>
            <w:r>
              <w:rPr>
                <w:rFonts w:ascii="Times New Roman" w:hAnsi="Times New Roman" w:cstheme="minorBidi" w:hint="eastAsia"/>
                <w:kern w:val="2"/>
              </w:rPr>
              <w:t>通过以上创新点的结合，可以构建一个高效、可靠且适应性强的</w:t>
            </w:r>
            <w:proofErr w:type="spellStart"/>
            <w:r>
              <w:rPr>
                <w:rFonts w:ascii="Times New Roman" w:hAnsi="Times New Roman" w:cstheme="minorBidi" w:hint="eastAsia"/>
                <w:kern w:val="2"/>
              </w:rPr>
              <w:t>LoRa</w:t>
            </w:r>
            <w:proofErr w:type="spellEnd"/>
            <w:r>
              <w:rPr>
                <w:rFonts w:ascii="Times New Roman" w:hAnsi="Times New Roman" w:cstheme="minorBidi" w:hint="eastAsia"/>
                <w:kern w:val="2"/>
              </w:rPr>
              <w:t>通信系统，尤其适合在复杂的物联网环境中应用。这样的系统不仅在技术上具有前瞻性，还在实际应用中展现出极大的潜力。</w:t>
            </w:r>
          </w:p>
          <w:p w14:paraId="30DFA9F8" w14:textId="77777777" w:rsidR="00AD536A" w:rsidRDefault="0086460A">
            <w:pPr>
              <w:rPr>
                <w:rFonts w:ascii="Times New Roman" w:hAnsi="Times New Roman" w:cstheme="minorBidi"/>
                <w:kern w:val="2"/>
              </w:rPr>
            </w:pPr>
            <w:r>
              <w:rPr>
                <w:rFonts w:ascii="Times New Roman" w:hAnsi="Times New Roman" w:cstheme="minorBidi" w:hint="eastAsia"/>
                <w:kern w:val="2"/>
              </w:rPr>
              <w:t xml:space="preserve">   </w:t>
            </w:r>
          </w:p>
          <w:p w14:paraId="7AC58A96" w14:textId="77777777" w:rsidR="00AD536A" w:rsidRDefault="0086460A">
            <w:pPr>
              <w:rPr>
                <w:rFonts w:ascii="Times New Roman" w:hAnsi="Times New Roman" w:cstheme="minorBidi"/>
                <w:b/>
                <w:bCs/>
                <w:kern w:val="2"/>
              </w:rPr>
            </w:pPr>
            <w:r>
              <w:rPr>
                <w:rFonts w:ascii="Times New Roman" w:hAnsi="Times New Roman" w:cstheme="minorBidi" w:hint="eastAsia"/>
                <w:b/>
                <w:bCs/>
                <w:kern w:val="2"/>
              </w:rPr>
              <w:t>项目特色</w:t>
            </w:r>
          </w:p>
          <w:p w14:paraId="489BF77A" w14:textId="77777777" w:rsidR="00AD536A" w:rsidRDefault="00AD536A">
            <w:pPr>
              <w:rPr>
                <w:rFonts w:cstheme="minorBidi"/>
                <w:kern w:val="2"/>
              </w:rPr>
            </w:pPr>
          </w:p>
          <w:p w14:paraId="66D96570" w14:textId="77777777" w:rsidR="00AD536A" w:rsidRDefault="0086460A">
            <w:pPr>
              <w:numPr>
                <w:ilvl w:val="0"/>
                <w:numId w:val="3"/>
              </w:numPr>
              <w:rPr>
                <w:rFonts w:ascii="Times New Roman" w:hAnsi="Times New Roman" w:cstheme="minorBidi"/>
                <w:kern w:val="2"/>
              </w:rPr>
            </w:pPr>
            <w:r>
              <w:rPr>
                <w:rFonts w:ascii="Times New Roman" w:hAnsi="Times New Roman" w:cstheme="minorBidi"/>
                <w:kern w:val="2"/>
              </w:rPr>
              <w:t>模拟测试与性能评估：项目通过在信号中加入高斯白噪声来模拟不同通信距离下的识别性能，避免了实际长距离测试可能带来的复杂性与不确定性。</w:t>
            </w:r>
            <w:r>
              <w:rPr>
                <w:rFonts w:ascii="Times New Roman" w:hAnsi="Times New Roman" w:cstheme="minorBidi"/>
                <w:kern w:val="2"/>
              </w:rPr>
              <w:t>这种创新的评估方法增强了项目的可行性，使得理论模型能够更有效地应用于实际场景中。</w:t>
            </w:r>
          </w:p>
          <w:p w14:paraId="47829BE8" w14:textId="77777777" w:rsidR="00AD536A" w:rsidRDefault="00AD536A">
            <w:pPr>
              <w:rPr>
                <w:rFonts w:ascii="Times New Roman" w:hAnsi="Times New Roman" w:cstheme="minorBidi"/>
                <w:kern w:val="2"/>
              </w:rPr>
            </w:pPr>
          </w:p>
          <w:p w14:paraId="0BA1AD7B" w14:textId="77777777" w:rsidR="00AD536A" w:rsidRDefault="0086460A">
            <w:pPr>
              <w:numPr>
                <w:ilvl w:val="0"/>
                <w:numId w:val="3"/>
              </w:numPr>
              <w:rPr>
                <w:rFonts w:ascii="Times New Roman" w:hAnsi="Times New Roman" w:cs="Segoe UI"/>
                <w:color w:val="24292F"/>
                <w:shd w:val="clear" w:color="auto" w:fill="F4F6F8"/>
              </w:rPr>
            </w:pPr>
            <w:r>
              <w:rPr>
                <w:rFonts w:ascii="Times New Roman" w:hAnsi="Times New Roman" w:cstheme="minorBidi" w:hint="eastAsia"/>
                <w:kern w:val="2"/>
              </w:rPr>
              <w:t>物联网与设备支持</w:t>
            </w:r>
            <w:r>
              <w:rPr>
                <w:rFonts w:ascii="Times New Roman" w:hAnsi="Times New Roman" w:cstheme="minorBidi" w:hint="eastAsia"/>
                <w:kern w:val="2"/>
              </w:rPr>
              <w:t>;</w:t>
            </w:r>
            <w:r>
              <w:rPr>
                <w:rFonts w:ascii="Times New Roman" w:hAnsi="Times New Roman" w:cstheme="minorBidi"/>
                <w:kern w:val="2"/>
              </w:rPr>
              <w:t>本项目的技术成果能够为广泛的物联网和智能设备提供高效的数据传输与识别解决方案，从而提升设备的智能化水平</w:t>
            </w:r>
            <w:r>
              <w:rPr>
                <w:rFonts w:ascii="Times New Roman" w:hAnsi="Times New Roman" w:cs="Segoe UI"/>
                <w:color w:val="24292F"/>
                <w:shd w:val="clear" w:color="auto" w:fill="F4F6F8"/>
              </w:rPr>
              <w:t>。</w:t>
            </w:r>
          </w:p>
          <w:p w14:paraId="77BCF6C2" w14:textId="77777777" w:rsidR="00AD536A" w:rsidRDefault="00AD536A">
            <w:pPr>
              <w:rPr>
                <w:rFonts w:ascii="Times New Roman" w:hAnsi="Times New Roman" w:cs="Segoe UI"/>
                <w:color w:val="24292F"/>
                <w:shd w:val="clear" w:color="auto" w:fill="F4F6F8"/>
              </w:rPr>
            </w:pPr>
          </w:p>
          <w:p w14:paraId="09EE8771" w14:textId="77777777" w:rsidR="00AD536A" w:rsidRDefault="0086460A">
            <w:pPr>
              <w:numPr>
                <w:ilvl w:val="0"/>
                <w:numId w:val="3"/>
              </w:numPr>
              <w:rPr>
                <w:rFonts w:ascii="Times New Roman" w:hAnsi="Times New Roman" w:cstheme="minorBidi"/>
                <w:kern w:val="2"/>
              </w:rPr>
            </w:pPr>
            <w:r>
              <w:rPr>
                <w:rFonts w:ascii="Times New Roman" w:hAnsi="Times New Roman" w:cstheme="minorBidi" w:hint="eastAsia"/>
                <w:kern w:val="2"/>
              </w:rPr>
              <w:t>商业化潜力：由于</w:t>
            </w:r>
            <w:proofErr w:type="spellStart"/>
            <w:r>
              <w:rPr>
                <w:rFonts w:ascii="Times New Roman" w:hAnsi="Times New Roman" w:cstheme="minorBidi" w:hint="eastAsia"/>
                <w:kern w:val="2"/>
              </w:rPr>
              <w:t>LoRa</w:t>
            </w:r>
            <w:proofErr w:type="spellEnd"/>
            <w:r>
              <w:rPr>
                <w:rFonts w:ascii="Times New Roman" w:hAnsi="Times New Roman" w:cstheme="minorBidi" w:hint="eastAsia"/>
                <w:kern w:val="2"/>
              </w:rPr>
              <w:t>的广泛适用性</w:t>
            </w:r>
            <w:proofErr w:type="gramStart"/>
            <w:r>
              <w:rPr>
                <w:rFonts w:ascii="Times New Roman" w:hAnsi="Times New Roman" w:cstheme="minorBidi" w:hint="eastAsia"/>
                <w:kern w:val="2"/>
              </w:rPr>
              <w:t>与双帧射频</w:t>
            </w:r>
            <w:proofErr w:type="gramEnd"/>
            <w:r>
              <w:rPr>
                <w:rFonts w:ascii="Times New Roman" w:hAnsi="Times New Roman" w:cstheme="minorBidi" w:hint="eastAsia"/>
                <w:kern w:val="2"/>
              </w:rPr>
              <w:t>指纹识别技术的高效性，该项目在市场中具有显著的商业价值，能够满足多种行业需求。</w:t>
            </w:r>
          </w:p>
          <w:p w14:paraId="3387FD48" w14:textId="77777777" w:rsidR="00AD536A" w:rsidRDefault="00AD536A">
            <w:pPr>
              <w:rPr>
                <w:rFonts w:cstheme="minorBidi"/>
                <w:kern w:val="2"/>
              </w:rPr>
            </w:pPr>
          </w:p>
          <w:p w14:paraId="745D91BC" w14:textId="77777777" w:rsidR="00AD536A" w:rsidRDefault="0086460A">
            <w:pPr>
              <w:rPr>
                <w:rFonts w:ascii="Times New Roman" w:hAnsi="Times New Roman" w:cstheme="minorBidi"/>
                <w:kern w:val="2"/>
              </w:rPr>
            </w:pPr>
            <w:r>
              <w:rPr>
                <w:rFonts w:ascii="Times New Roman" w:hAnsi="Times New Roman" w:cstheme="minorBidi" w:hint="eastAsia"/>
                <w:kern w:val="2"/>
              </w:rPr>
              <w:t>通过结合</w:t>
            </w:r>
            <w:proofErr w:type="spellStart"/>
            <w:r>
              <w:rPr>
                <w:rFonts w:ascii="Times New Roman" w:hAnsi="Times New Roman" w:cstheme="minorBidi" w:hint="eastAsia"/>
                <w:kern w:val="2"/>
              </w:rPr>
              <w:t>LoRa</w:t>
            </w:r>
            <w:proofErr w:type="spellEnd"/>
            <w:r>
              <w:rPr>
                <w:rFonts w:ascii="Times New Roman" w:hAnsi="Times New Roman" w:cstheme="minorBidi" w:hint="eastAsia"/>
                <w:kern w:val="2"/>
              </w:rPr>
              <w:t>技术与先进的识别技术，项目在专业数据处理、分类和应用理论与实践结合的方面展现出独特的优势，推动了物联网技术的应用创新，并为相关领域的商业发展提供了坚实的基础。</w:t>
            </w:r>
          </w:p>
          <w:p w14:paraId="5F750425" w14:textId="77777777" w:rsidR="00AD536A" w:rsidRDefault="00AD536A">
            <w:pPr>
              <w:pStyle w:val="4"/>
              <w:spacing w:before="120" w:beforeAutospacing="0" w:after="120" w:afterAutospacing="0" w:line="400" w:lineRule="atLeast"/>
              <w:textAlignment w:val="center"/>
            </w:pPr>
          </w:p>
          <w:p w14:paraId="3E0D69EE" w14:textId="77777777" w:rsidR="00AD536A" w:rsidRDefault="0086460A">
            <w:pPr>
              <w:pStyle w:val="4"/>
              <w:spacing w:before="120" w:beforeAutospacing="0" w:after="120" w:afterAutospacing="0" w:line="400" w:lineRule="atLeast"/>
              <w:textAlignment w:val="center"/>
            </w:pPr>
            <w:r>
              <w:rPr>
                <w:rFonts w:hint="eastAsia"/>
              </w:rPr>
              <w:t>（</w:t>
            </w:r>
            <w:r>
              <w:rPr>
                <w:rFonts w:hint="eastAsia"/>
              </w:rPr>
              <w:t>5</w:t>
            </w:r>
            <w:r>
              <w:rPr>
                <w:rFonts w:hint="eastAsia"/>
              </w:rPr>
              <w:t>）</w:t>
            </w:r>
            <w:r>
              <w:rPr>
                <w:rFonts w:hint="eastAsia"/>
              </w:rPr>
              <w:t>技术路线、拟解决的问题及预期成果</w:t>
            </w:r>
            <w:r>
              <w:rPr>
                <w:rFonts w:hint="eastAsia"/>
              </w:rPr>
              <w:t xml:space="preserve"> </w:t>
            </w:r>
          </w:p>
          <w:p w14:paraId="56CA132F" w14:textId="77777777" w:rsidR="00AD536A" w:rsidRDefault="00AD536A">
            <w:pPr>
              <w:rPr>
                <w:rFonts w:ascii="Times New Roman" w:hAnsi="Times New Roman"/>
                <w:b/>
                <w:bCs/>
              </w:rPr>
            </w:pPr>
          </w:p>
          <w:p w14:paraId="1526E04D" w14:textId="77777777" w:rsidR="00AD536A" w:rsidRDefault="0086460A">
            <w:pPr>
              <w:rPr>
                <w:rFonts w:ascii="Times New Roman" w:hAnsi="Times New Roman"/>
              </w:rPr>
            </w:pPr>
            <w:r>
              <w:rPr>
                <w:rFonts w:ascii="Times New Roman" w:hAnsi="Times New Roman" w:hint="eastAsia"/>
                <w:b/>
                <w:bCs/>
              </w:rPr>
              <w:t>技术路线</w:t>
            </w:r>
          </w:p>
          <w:p w14:paraId="4775A68C" w14:textId="77777777" w:rsidR="00AD536A" w:rsidRDefault="00AD536A">
            <w:pPr>
              <w:rPr>
                <w:rFonts w:ascii="Times New Roman" w:hAnsi="Times New Roman"/>
              </w:rPr>
            </w:pPr>
          </w:p>
          <w:p w14:paraId="2E683516" w14:textId="77777777" w:rsidR="00AD536A" w:rsidRDefault="0086460A">
            <w:pPr>
              <w:rPr>
                <w:rFonts w:ascii="Times New Roman" w:hAnsi="Times New Roman"/>
              </w:rPr>
            </w:pPr>
            <w:r>
              <w:rPr>
                <w:rFonts w:ascii="Times New Roman" w:hAnsi="Times New Roman" w:hint="eastAsia"/>
              </w:rPr>
              <w:t xml:space="preserve">1. </w:t>
            </w:r>
            <w:r>
              <w:rPr>
                <w:rFonts w:ascii="Times New Roman" w:hAnsi="Times New Roman" w:hint="eastAsia"/>
              </w:rPr>
              <w:t>数据采集与设备及环境配置</w:t>
            </w:r>
          </w:p>
          <w:p w14:paraId="7A2C65C9" w14:textId="77777777" w:rsidR="00AD536A" w:rsidRDefault="0086460A">
            <w:pPr>
              <w:ind w:firstLineChars="200" w:firstLine="480"/>
              <w:rPr>
                <w:rFonts w:ascii="Times New Roman" w:hAnsi="Times New Roman"/>
              </w:rPr>
            </w:pPr>
            <w:r>
              <w:rPr>
                <w:rFonts w:ascii="Times New Roman" w:hAnsi="Times New Roman" w:hint="eastAsia"/>
              </w:rPr>
              <w:t>首先，选用多种型号的</w:t>
            </w:r>
            <w:proofErr w:type="spellStart"/>
            <w:r>
              <w:rPr>
                <w:rFonts w:ascii="Times New Roman" w:hAnsi="Times New Roman" w:hint="eastAsia"/>
              </w:rPr>
              <w:t>LoRa</w:t>
            </w:r>
            <w:proofErr w:type="spellEnd"/>
            <w:r>
              <w:rPr>
                <w:rFonts w:ascii="Times New Roman" w:hAnsi="Times New Roman" w:hint="eastAsia"/>
              </w:rPr>
              <w:t>设备进行实验，确保设备之间有硬件差异，以模拟真实应用中的设备多样性。然后基于</w:t>
            </w:r>
            <w:proofErr w:type="gramStart"/>
            <w:r>
              <w:rPr>
                <w:rFonts w:ascii="Times New Roman" w:hAnsi="Times New Roman" w:hint="eastAsia"/>
              </w:rPr>
              <w:t>相邻双帧传输</w:t>
            </w:r>
            <w:proofErr w:type="gramEnd"/>
            <w:r>
              <w:rPr>
                <w:rFonts w:ascii="Times New Roman" w:hAnsi="Times New Roman" w:hint="eastAsia"/>
              </w:rPr>
              <w:t>模式，每次设备发送连续两个</w:t>
            </w:r>
            <w:proofErr w:type="spellStart"/>
            <w:r>
              <w:rPr>
                <w:rFonts w:ascii="Times New Roman" w:hAnsi="Times New Roman" w:hint="eastAsia"/>
              </w:rPr>
              <w:t>LoRa</w:t>
            </w:r>
            <w:proofErr w:type="spellEnd"/>
            <w:r>
              <w:rPr>
                <w:rFonts w:ascii="Times New Roman" w:hAnsi="Times New Roman" w:hint="eastAsia"/>
              </w:rPr>
              <w:t>帧，采集相邻</w:t>
            </w:r>
            <w:proofErr w:type="gramStart"/>
            <w:r>
              <w:rPr>
                <w:rFonts w:ascii="Times New Roman" w:hAnsi="Times New Roman" w:hint="eastAsia"/>
              </w:rPr>
              <w:t>帧</w:t>
            </w:r>
            <w:proofErr w:type="gramEnd"/>
            <w:r>
              <w:rPr>
                <w:rFonts w:ascii="Times New Roman" w:hAnsi="Times New Roman" w:hint="eastAsia"/>
              </w:rPr>
              <w:t>之间的信号数据。通过软件定义无线电（</w:t>
            </w:r>
            <w:r>
              <w:rPr>
                <w:rFonts w:ascii="Times New Roman" w:hAnsi="Times New Roman" w:hint="eastAsia"/>
              </w:rPr>
              <w:t>SDR</w:t>
            </w:r>
            <w:r>
              <w:rPr>
                <w:rFonts w:ascii="Times New Roman" w:hAnsi="Times New Roman" w:hint="eastAsia"/>
              </w:rPr>
              <w:t>）设备（如</w:t>
            </w:r>
            <w:r>
              <w:rPr>
                <w:rFonts w:ascii="Times New Roman" w:hAnsi="Times New Roman" w:hint="eastAsia"/>
              </w:rPr>
              <w:t>USRP X310</w:t>
            </w:r>
            <w:r>
              <w:rPr>
                <w:rFonts w:ascii="Times New Roman" w:hAnsi="Times New Roman" w:hint="eastAsia"/>
              </w:rPr>
              <w:t>）捕获设备传输的无线信号，并记录各设备在不同时间段和信道条件下的信号，以确保数据的多样性和广泛性。这些数据将用作模型训练和测试的数据集。</w:t>
            </w:r>
          </w:p>
          <w:p w14:paraId="421B0DFD" w14:textId="77777777" w:rsidR="00AD536A" w:rsidRDefault="00AD536A">
            <w:pPr>
              <w:ind w:firstLineChars="200" w:firstLine="480"/>
              <w:rPr>
                <w:rFonts w:ascii="Times New Roman" w:hAnsi="Times New Roman"/>
              </w:rPr>
            </w:pPr>
          </w:p>
          <w:p w14:paraId="2C2D80BA" w14:textId="77777777" w:rsidR="00AD536A" w:rsidRDefault="0086460A">
            <w:pPr>
              <w:rPr>
                <w:rFonts w:ascii="Times New Roman" w:hAnsi="Times New Roman"/>
              </w:rPr>
            </w:pPr>
            <w:r>
              <w:rPr>
                <w:rFonts w:ascii="Times New Roman" w:hAnsi="Times New Roman" w:hint="eastAsia"/>
              </w:rPr>
              <w:t xml:space="preserve">2. </w:t>
            </w:r>
            <w:r>
              <w:rPr>
                <w:rFonts w:ascii="Times New Roman" w:hAnsi="Times New Roman" w:hint="eastAsia"/>
              </w:rPr>
              <w:t>数据预处理与特征提取</w:t>
            </w:r>
          </w:p>
          <w:p w14:paraId="076FD98E" w14:textId="77777777" w:rsidR="00AD536A" w:rsidRDefault="0086460A">
            <w:pPr>
              <w:ind w:firstLineChars="200" w:firstLine="480"/>
              <w:rPr>
                <w:rFonts w:ascii="Times New Roman" w:hAnsi="Times New Roman"/>
              </w:rPr>
            </w:pPr>
            <w:r>
              <w:rPr>
                <w:rFonts w:ascii="Times New Roman" w:hAnsi="Times New Roman" w:hint="eastAsia"/>
              </w:rPr>
              <w:t>对接收到的无线信号</w:t>
            </w:r>
            <w:r>
              <w:rPr>
                <w:rFonts w:ascii="Times New Roman" w:hAnsi="Times New Roman" w:hint="eastAsia"/>
              </w:rPr>
              <w:t>进行预处理，主要实现同步和信号的特征提取。首先尝试不同的同步算法，并择优确保信号的时序对齐，目的是准确定位一帧的起点，从而保证数据</w:t>
            </w:r>
            <w:r>
              <w:rPr>
                <w:rFonts w:ascii="Times New Roman" w:hAnsi="Times New Roman" w:hint="eastAsia"/>
              </w:rPr>
              <w:lastRenderedPageBreak/>
              <w:t>的质量和一致性，随后，进行信号的基础特征提取，捕获设备固有的硬件特征，根据之前研究成果，由于对于每个</w:t>
            </w:r>
            <w:proofErr w:type="gramStart"/>
            <w:r>
              <w:rPr>
                <w:rFonts w:ascii="Times New Roman" w:hAnsi="Times New Roman" w:hint="eastAsia"/>
              </w:rPr>
              <w:t>帧</w:t>
            </w:r>
            <w:proofErr w:type="gramEnd"/>
            <w:r>
              <w:rPr>
                <w:rFonts w:ascii="Times New Roman" w:hAnsi="Times New Roman" w:hint="eastAsia"/>
              </w:rPr>
              <w:t>来说，其</w:t>
            </w:r>
            <w:r>
              <w:rPr>
                <w:rFonts w:ascii="Times New Roman" w:hAnsi="Times New Roman" w:hint="eastAsia"/>
              </w:rPr>
              <w:t>payload</w:t>
            </w:r>
            <w:r>
              <w:rPr>
                <w:rFonts w:ascii="Times New Roman" w:hAnsi="Times New Roman" w:hint="eastAsia"/>
              </w:rPr>
              <w:t>的内容是不断变化的，从而导致特征提取与内容相关联。而其前导码是确定的，所以这里我们将提取</w:t>
            </w:r>
            <w:proofErr w:type="gramStart"/>
            <w:r>
              <w:rPr>
                <w:rFonts w:ascii="Times New Roman" w:hAnsi="Times New Roman" w:hint="eastAsia"/>
              </w:rPr>
              <w:t>连续双帧的</w:t>
            </w:r>
            <w:proofErr w:type="gramEnd"/>
            <w:r>
              <w:rPr>
                <w:rFonts w:ascii="Times New Roman" w:hAnsi="Times New Roman" w:hint="eastAsia"/>
              </w:rPr>
              <w:t>前导码作为设备特征。此外，尝试对载波频率偏移（</w:t>
            </w:r>
            <w:r>
              <w:rPr>
                <w:rFonts w:ascii="Times New Roman" w:hAnsi="Times New Roman" w:hint="eastAsia"/>
              </w:rPr>
              <w:t>CFO</w:t>
            </w:r>
            <w:r>
              <w:rPr>
                <w:rFonts w:ascii="Times New Roman" w:hAnsi="Times New Roman" w:hint="eastAsia"/>
              </w:rPr>
              <w:t>）进行估计和补偿，以消除信道和设备硬件影响，确保信号的准确性。</w:t>
            </w:r>
          </w:p>
          <w:p w14:paraId="351CFDD0" w14:textId="77777777" w:rsidR="00AD536A" w:rsidRDefault="00AD536A">
            <w:pPr>
              <w:rPr>
                <w:rFonts w:ascii="Times New Roman" w:hAnsi="Times New Roman"/>
              </w:rPr>
            </w:pPr>
          </w:p>
          <w:p w14:paraId="0D13B940" w14:textId="77777777" w:rsidR="00AD536A" w:rsidRDefault="0086460A">
            <w:pPr>
              <w:rPr>
                <w:rFonts w:ascii="Times New Roman" w:hAnsi="Times New Roman"/>
              </w:rPr>
            </w:pPr>
            <w:r>
              <w:rPr>
                <w:rFonts w:ascii="Times New Roman" w:hAnsi="Times New Roman" w:hint="eastAsia"/>
              </w:rPr>
              <w:t xml:space="preserve">3. </w:t>
            </w:r>
            <w:r>
              <w:rPr>
                <w:rFonts w:ascii="Times New Roman" w:hAnsi="Times New Roman" w:hint="eastAsia"/>
              </w:rPr>
              <w:t>模型选择，建立与验证</w:t>
            </w:r>
          </w:p>
          <w:p w14:paraId="5F9A6F2B" w14:textId="77777777" w:rsidR="00AD536A" w:rsidRDefault="0086460A">
            <w:pPr>
              <w:ind w:firstLineChars="200" w:firstLine="480"/>
              <w:rPr>
                <w:rFonts w:ascii="Times New Roman" w:hAnsi="Times New Roman"/>
              </w:rPr>
            </w:pPr>
            <w:r>
              <w:rPr>
                <w:rFonts w:ascii="Times New Roman" w:hAnsi="Times New Roman" w:hint="eastAsia"/>
              </w:rPr>
              <w:t>在完成特征提取</w:t>
            </w:r>
            <w:r>
              <w:rPr>
                <w:rFonts w:ascii="Times New Roman" w:hAnsi="Times New Roman" w:hint="eastAsia"/>
              </w:rPr>
              <w:t>后，在相关文献调研的基础上，选择并构建适合对提取的特征数据集进行处理分类的模型，可能包括</w:t>
            </w:r>
            <w:r>
              <w:rPr>
                <w:rFonts w:ascii="Times New Roman" w:hAnsi="Times New Roman" w:hint="eastAsia"/>
              </w:rPr>
              <w:t>CNN</w:t>
            </w:r>
            <w:r>
              <w:rPr>
                <w:rFonts w:ascii="Times New Roman" w:hAnsi="Times New Roman" w:hint="eastAsia"/>
              </w:rPr>
              <w:t>（卷积神经网络）等结构，并根据实际需求进行相应的结构优化。</w:t>
            </w:r>
          </w:p>
          <w:p w14:paraId="3A1FBEC4" w14:textId="77777777" w:rsidR="00AD536A" w:rsidRDefault="0086460A">
            <w:pPr>
              <w:ind w:firstLineChars="200" w:firstLine="480"/>
              <w:rPr>
                <w:rFonts w:ascii="Times New Roman" w:hAnsi="Times New Roman"/>
              </w:rPr>
            </w:pPr>
            <w:r>
              <w:rPr>
                <w:rFonts w:ascii="Times New Roman" w:hAnsi="Times New Roman" w:hint="eastAsia"/>
              </w:rPr>
              <w:t>用</w:t>
            </w:r>
            <w:r>
              <w:rPr>
                <w:rFonts w:ascii="Times New Roman" w:hAnsi="Times New Roman"/>
              </w:rPr>
              <w:t>提取</w:t>
            </w:r>
            <w:r>
              <w:rPr>
                <w:rFonts w:ascii="Times New Roman" w:hAnsi="Times New Roman" w:hint="eastAsia"/>
              </w:rPr>
              <w:t>到的</w:t>
            </w:r>
            <w:r>
              <w:rPr>
                <w:rFonts w:ascii="Times New Roman" w:hAnsi="Times New Roman"/>
              </w:rPr>
              <w:t>连续</w:t>
            </w:r>
            <w:proofErr w:type="gramStart"/>
            <w:r>
              <w:rPr>
                <w:rFonts w:ascii="Times New Roman" w:hAnsi="Times New Roman"/>
              </w:rPr>
              <w:t>双帧下</w:t>
            </w:r>
            <w:proofErr w:type="gramEnd"/>
            <w:r>
              <w:rPr>
                <w:rFonts w:ascii="Times New Roman" w:hAnsi="Times New Roman"/>
              </w:rPr>
              <w:t>信号中的由不同射频硬件损伤形成的射频特征</w:t>
            </w:r>
            <w:r>
              <w:rPr>
                <w:rFonts w:ascii="Times New Roman" w:hAnsi="Times New Roman" w:hint="eastAsia"/>
              </w:rPr>
              <w:t>构建射频指纹数据库，存储设备的特征参考值，基于射频指纹数据库构建的分类器进行模型训练和分类，并将数据</w:t>
            </w:r>
            <w:proofErr w:type="gramStart"/>
            <w:r>
              <w:rPr>
                <w:rFonts w:ascii="Times New Roman" w:hAnsi="Times New Roman" w:hint="eastAsia"/>
              </w:rPr>
              <w:t>集分为</w:t>
            </w:r>
            <w:proofErr w:type="gramEnd"/>
            <w:r>
              <w:rPr>
                <w:rFonts w:ascii="Times New Roman" w:hAnsi="Times New Roman" w:hint="eastAsia"/>
              </w:rPr>
              <w:t>训练集和测试集，采用不同天的数据进行交叉验证，确保模型的时效性和鲁棒性。特别是在不同信道条件下，如非视距（</w:t>
            </w:r>
            <w:proofErr w:type="spellStart"/>
            <w:r>
              <w:rPr>
                <w:rFonts w:ascii="Times New Roman" w:hAnsi="Times New Roman" w:hint="eastAsia"/>
              </w:rPr>
              <w:t>NLoS</w:t>
            </w:r>
            <w:proofErr w:type="spellEnd"/>
            <w:r>
              <w:rPr>
                <w:rFonts w:ascii="Times New Roman" w:hAnsi="Times New Roman" w:hint="eastAsia"/>
              </w:rPr>
              <w:t>）环境下进行测试，以验证模型的通用性。</w:t>
            </w:r>
          </w:p>
          <w:p w14:paraId="436C672E" w14:textId="77777777" w:rsidR="00AD536A" w:rsidRDefault="00AD536A">
            <w:pPr>
              <w:rPr>
                <w:rFonts w:ascii="Times New Roman" w:hAnsi="Times New Roman"/>
              </w:rPr>
            </w:pPr>
          </w:p>
          <w:p w14:paraId="3A956538" w14:textId="77777777" w:rsidR="00AD536A" w:rsidRDefault="0086460A">
            <w:pPr>
              <w:numPr>
                <w:ilvl w:val="0"/>
                <w:numId w:val="4"/>
              </w:numPr>
              <w:rPr>
                <w:rFonts w:ascii="Times New Roman" w:hAnsi="Times New Roman"/>
              </w:rPr>
            </w:pPr>
            <w:r>
              <w:rPr>
                <w:rFonts w:ascii="Times New Roman" w:hAnsi="Times New Roman" w:hint="eastAsia"/>
              </w:rPr>
              <w:t>模型改进和优化</w:t>
            </w:r>
          </w:p>
          <w:p w14:paraId="0250BB77" w14:textId="77777777" w:rsidR="00AD536A" w:rsidRDefault="0086460A">
            <w:pPr>
              <w:ind w:firstLineChars="200" w:firstLine="480"/>
              <w:rPr>
                <w:rFonts w:ascii="Times New Roman" w:hAnsi="Times New Roman"/>
              </w:rPr>
            </w:pPr>
            <w:r>
              <w:rPr>
                <w:rFonts w:ascii="Times New Roman" w:hAnsi="Times New Roman" w:hint="eastAsia"/>
              </w:rPr>
              <w:t>改进的方向可能包括基于深度学习，考虑环境与情况的多变性，完善程序与模型。适当增加多样化特征，并尝试引入其他的硬件相关特征，提升模型的识别能力；尝试实践自适应信道补偿算法，在实际应用中，信道条件可能随时间和环境变化而波动。我们可以引入自适应信道补偿算法，实时调整信道对信号的影响，以进一步提升识别的鲁棒性。</w:t>
            </w:r>
          </w:p>
          <w:p w14:paraId="1558FEF4" w14:textId="77777777" w:rsidR="00AD536A" w:rsidRDefault="0086460A">
            <w:pPr>
              <w:ind w:firstLineChars="200" w:firstLine="480"/>
              <w:rPr>
                <w:rFonts w:ascii="Times New Roman" w:hAnsi="Times New Roman"/>
              </w:rPr>
            </w:pPr>
            <w:r>
              <w:rPr>
                <w:rFonts w:ascii="Times New Roman" w:hAnsi="Times New Roman" w:hint="eastAsia"/>
              </w:rPr>
              <w:t>此外，尝试优化分类器设计，在已有的分类器的基础上，引入改进型分类算法，如基于集成学习的模型，增强多设备识别的泛化能力。</w:t>
            </w:r>
          </w:p>
          <w:p w14:paraId="06B2D9F2" w14:textId="77777777" w:rsidR="00AD536A" w:rsidRDefault="00AD536A">
            <w:pPr>
              <w:rPr>
                <w:rFonts w:ascii="Times New Roman" w:hAnsi="Times New Roman"/>
              </w:rPr>
            </w:pPr>
          </w:p>
          <w:p w14:paraId="04D1B59A" w14:textId="77777777" w:rsidR="00AD536A" w:rsidRDefault="0086460A">
            <w:pPr>
              <w:rPr>
                <w:rFonts w:ascii="Times New Roman" w:hAnsi="Times New Roman"/>
              </w:rPr>
            </w:pPr>
            <w:r>
              <w:rPr>
                <w:rFonts w:ascii="Times New Roman" w:hAnsi="Times New Roman" w:hint="eastAsia"/>
              </w:rPr>
              <w:t xml:space="preserve">5. </w:t>
            </w:r>
            <w:r>
              <w:rPr>
                <w:rFonts w:ascii="Times New Roman" w:hAnsi="Times New Roman" w:hint="eastAsia"/>
              </w:rPr>
              <w:t>数据集质量评估和实验效果分析</w:t>
            </w:r>
          </w:p>
          <w:p w14:paraId="0160E8E7" w14:textId="77777777" w:rsidR="00AD536A" w:rsidRDefault="0086460A">
            <w:pPr>
              <w:ind w:firstLineChars="200" w:firstLine="480"/>
              <w:rPr>
                <w:rFonts w:ascii="Times New Roman" w:hAnsi="Times New Roman"/>
              </w:rPr>
            </w:pPr>
            <w:r>
              <w:rPr>
                <w:rFonts w:ascii="Times New Roman" w:hAnsi="Times New Roman" w:hint="eastAsia"/>
              </w:rPr>
              <w:t>评估实验结果是否可达到预期效果，并且通过一系列的实验验证，分析模型在不同条件下的性能表现，特别是在</w:t>
            </w:r>
            <w:r>
              <w:rPr>
                <w:rFonts w:ascii="Times New Roman" w:hAnsi="Times New Roman" w:hint="eastAsia"/>
              </w:rPr>
              <w:t>SNR</w:t>
            </w:r>
            <w:r>
              <w:rPr>
                <w:rFonts w:ascii="Times New Roman" w:hAnsi="Times New Roman" w:hint="eastAsia"/>
              </w:rPr>
              <w:t>下降、信道变化以及设备更替等现实场景下的效果表现。</w:t>
            </w:r>
          </w:p>
          <w:p w14:paraId="3D893BC1" w14:textId="77777777" w:rsidR="00AD536A" w:rsidRDefault="0086460A">
            <w:pPr>
              <w:ind w:firstLineChars="200" w:firstLine="480"/>
              <w:rPr>
                <w:rFonts w:ascii="Times New Roman" w:hAnsi="Times New Roman"/>
              </w:rPr>
            </w:pPr>
            <w:r>
              <w:rPr>
                <w:rFonts w:ascii="Times New Roman" w:hAnsi="Times New Roman" w:hint="eastAsia"/>
              </w:rPr>
              <w:t>并提取更多的</w:t>
            </w:r>
            <w:proofErr w:type="gramStart"/>
            <w:r>
              <w:rPr>
                <w:rFonts w:ascii="Times New Roman" w:hAnsi="Times New Roman" w:hint="eastAsia"/>
              </w:rPr>
              <w:t>的</w:t>
            </w:r>
            <w:proofErr w:type="gramEnd"/>
            <w:r>
              <w:rPr>
                <w:rFonts w:ascii="Times New Roman" w:hAnsi="Times New Roman" w:hint="eastAsia"/>
              </w:rPr>
              <w:t>射频指纹数据集作为测试集进行对模型的质量评估，进一步验证模型的鲁棒性和准确性。我们还将进一步分析不同特征维度对识别效果的贡献，并通过反馈机制不断优化特征选择。</w:t>
            </w:r>
          </w:p>
          <w:p w14:paraId="0FB59FE5" w14:textId="77777777" w:rsidR="00AD536A" w:rsidRDefault="00AD536A">
            <w:pPr>
              <w:rPr>
                <w:rFonts w:ascii="Times New Roman" w:hAnsi="Times New Roman"/>
              </w:rPr>
            </w:pPr>
          </w:p>
          <w:p w14:paraId="12709FA1" w14:textId="77777777" w:rsidR="00AD536A" w:rsidRDefault="0086460A">
            <w:pPr>
              <w:rPr>
                <w:rFonts w:ascii="Times New Roman" w:hAnsi="Times New Roman"/>
                <w:b/>
                <w:bCs/>
              </w:rPr>
            </w:pPr>
            <w:r>
              <w:rPr>
                <w:rFonts w:ascii="Times New Roman" w:hAnsi="Times New Roman" w:hint="eastAsia"/>
                <w:b/>
                <w:bCs/>
              </w:rPr>
              <w:t>拟解决的问题</w:t>
            </w:r>
          </w:p>
          <w:p w14:paraId="653C5915" w14:textId="77777777" w:rsidR="00AD536A" w:rsidRDefault="00AD536A">
            <w:pPr>
              <w:rPr>
                <w:rFonts w:ascii="Times New Roman" w:hAnsi="Times New Roman"/>
                <w:b/>
                <w:bCs/>
              </w:rPr>
            </w:pPr>
          </w:p>
          <w:p w14:paraId="682214DA" w14:textId="77777777" w:rsidR="00AD536A" w:rsidRDefault="0086460A">
            <w:pPr>
              <w:numPr>
                <w:ilvl w:val="0"/>
                <w:numId w:val="5"/>
              </w:numPr>
              <w:rPr>
                <w:rFonts w:ascii="Times New Roman" w:hAnsi="Times New Roman"/>
              </w:rPr>
            </w:pPr>
            <w:r>
              <w:rPr>
                <w:rFonts w:ascii="Times New Roman" w:hAnsi="Times New Roman" w:hint="eastAsia"/>
              </w:rPr>
              <w:t>数据收集和预处理问题：目前</w:t>
            </w:r>
            <w:proofErr w:type="spellStart"/>
            <w:r>
              <w:rPr>
                <w:rFonts w:ascii="Times New Roman" w:hAnsi="Times New Roman" w:hint="eastAsia"/>
              </w:rPr>
              <w:t>LoRa</w:t>
            </w:r>
            <w:proofErr w:type="spellEnd"/>
            <w:r>
              <w:rPr>
                <w:rFonts w:ascii="Times New Roman" w:hAnsi="Times New Roman" w:hint="eastAsia"/>
              </w:rPr>
              <w:t>设备的射频指纹数据需要在不同时间段、不同环境（如视距和非视距）下进行采集，以确保模型在各种条件下的泛化能力。此外，我们现在尚未熟悉</w:t>
            </w:r>
            <w:r>
              <w:rPr>
                <w:rFonts w:ascii="Times New Roman" w:hAnsi="Times New Roman" w:hint="eastAsia"/>
              </w:rPr>
              <w:t>了解数据预处理的方法，由于收集到的数据可能会受到环境噪声和信道效应的影响，导致数据存在不稳定性和</w:t>
            </w:r>
            <w:proofErr w:type="gramStart"/>
            <w:r>
              <w:rPr>
                <w:rFonts w:ascii="Times New Roman" w:hAnsi="Times New Roman" w:hint="eastAsia"/>
              </w:rPr>
              <w:t>不</w:t>
            </w:r>
            <w:proofErr w:type="gramEnd"/>
            <w:r>
              <w:rPr>
                <w:rFonts w:ascii="Times New Roman" w:hAnsi="Times New Roman" w:hint="eastAsia"/>
              </w:rPr>
              <w:t>可用情况，所以我们需要学习信号处理的软件应用和信号数据分析能力等，考虑如何有效地过滤噪声、校正信道影响以及确保数据的一致性。</w:t>
            </w:r>
          </w:p>
          <w:p w14:paraId="5EC4909C" w14:textId="77777777" w:rsidR="00AD536A" w:rsidRDefault="00AD536A">
            <w:pPr>
              <w:rPr>
                <w:rFonts w:ascii="Times New Roman" w:hAnsi="Times New Roman"/>
              </w:rPr>
            </w:pPr>
          </w:p>
          <w:p w14:paraId="43B355A0" w14:textId="77777777" w:rsidR="00AD536A" w:rsidRDefault="0086460A">
            <w:pPr>
              <w:numPr>
                <w:ilvl w:val="0"/>
                <w:numId w:val="5"/>
              </w:numPr>
              <w:rPr>
                <w:rFonts w:ascii="Times New Roman" w:hAnsi="Times New Roman"/>
              </w:rPr>
            </w:pPr>
            <w:r>
              <w:rPr>
                <w:rFonts w:hint="eastAsia"/>
              </w:rPr>
              <w:lastRenderedPageBreak/>
              <w:t>射频指纹的区分度与鲁棒性问题</w:t>
            </w:r>
            <w:r>
              <w:rPr>
                <w:rFonts w:ascii="Times New Roman" w:hAnsi="Times New Roman"/>
              </w:rPr>
              <w:t>：设计出具有高精度和稳定识别性能的射频指纹解决方案极具挑战性</w:t>
            </w:r>
            <w:r>
              <w:rPr>
                <w:rFonts w:ascii="Times New Roman" w:hAnsi="Times New Roman" w:hint="eastAsia"/>
              </w:rPr>
              <w:t>，</w:t>
            </w:r>
            <w:r>
              <w:rPr>
                <w:rFonts w:ascii="Times New Roman" w:hAnsi="Times New Roman"/>
              </w:rPr>
              <w:t>我们拟进一步优化特征提取过程</w:t>
            </w:r>
            <w:r>
              <w:rPr>
                <w:rFonts w:ascii="Times New Roman" w:hAnsi="Times New Roman" w:hint="eastAsia"/>
              </w:rPr>
              <w:t>等，</w:t>
            </w:r>
            <w:r>
              <w:rPr>
                <w:rFonts w:ascii="Times New Roman" w:hAnsi="Times New Roman"/>
              </w:rPr>
              <w:t>增强指纹区分不同设备的能力</w:t>
            </w:r>
            <w:r>
              <w:rPr>
                <w:rFonts w:ascii="Times New Roman" w:hAnsi="Times New Roman" w:hint="eastAsia"/>
              </w:rPr>
              <w:t>以及</w:t>
            </w:r>
            <w:r>
              <w:rPr>
                <w:rFonts w:ascii="Times New Roman" w:hAnsi="Times New Roman"/>
              </w:rPr>
              <w:t>对环境和时间的鲁棒性，确保即便在非视距（</w:t>
            </w:r>
            <w:proofErr w:type="spellStart"/>
            <w:r>
              <w:rPr>
                <w:rFonts w:ascii="Times New Roman" w:hAnsi="Times New Roman"/>
              </w:rPr>
              <w:t>NLoS</w:t>
            </w:r>
            <w:proofErr w:type="spellEnd"/>
            <w:r>
              <w:rPr>
                <w:rFonts w:ascii="Times New Roman" w:hAnsi="Times New Roman"/>
              </w:rPr>
              <w:t>）</w:t>
            </w:r>
            <w:r>
              <w:rPr>
                <w:rFonts w:ascii="Times New Roman" w:hAnsi="Times New Roman" w:hint="eastAsia"/>
              </w:rPr>
              <w:t>等不同</w:t>
            </w:r>
            <w:r>
              <w:rPr>
                <w:rFonts w:ascii="Times New Roman" w:hAnsi="Times New Roman"/>
              </w:rPr>
              <w:t>环境下，依然能够保持较高的识别率。</w:t>
            </w:r>
            <w:r>
              <w:rPr>
                <w:rFonts w:ascii="Times New Roman" w:hAnsi="Times New Roman" w:hint="eastAsia"/>
              </w:rPr>
              <w:t>扩大其应用范围和提高其在实际场景中的表现。</w:t>
            </w:r>
          </w:p>
          <w:p w14:paraId="60C1215E" w14:textId="77777777" w:rsidR="00AD536A" w:rsidRDefault="0086460A">
            <w:pPr>
              <w:pStyle w:val="4"/>
              <w:spacing w:before="120" w:beforeAutospacing="0" w:after="120" w:afterAutospacing="0" w:line="400" w:lineRule="atLeast"/>
              <w:textAlignment w:val="center"/>
            </w:pPr>
            <w:r>
              <w:rPr>
                <w:rFonts w:hint="eastAsia"/>
              </w:rPr>
              <w:t>预期结果</w:t>
            </w:r>
          </w:p>
          <w:p w14:paraId="340838C8" w14:textId="77777777" w:rsidR="00AD536A" w:rsidRDefault="0086460A">
            <w:pPr>
              <w:pStyle w:val="4"/>
              <w:spacing w:before="120" w:beforeAutospacing="0" w:after="120" w:afterAutospacing="0"/>
              <w:textAlignment w:val="center"/>
              <w:rPr>
                <w:b w:val="0"/>
                <w:bCs w:val="0"/>
              </w:rPr>
            </w:pPr>
            <w:r>
              <w:rPr>
                <w:rFonts w:hint="eastAsia"/>
                <w:b w:val="0"/>
                <w:bCs w:val="0"/>
              </w:rPr>
              <w:t>我们预期设计并实现一个基于</w:t>
            </w:r>
            <w:proofErr w:type="gramStart"/>
            <w:r>
              <w:rPr>
                <w:rFonts w:hint="eastAsia"/>
                <w:b w:val="0"/>
                <w:bCs w:val="0"/>
              </w:rPr>
              <w:t>连续双帧的</w:t>
            </w:r>
            <w:proofErr w:type="gramEnd"/>
            <w:r>
              <w:rPr>
                <w:rFonts w:hint="eastAsia"/>
                <w:b w:val="0"/>
                <w:bCs w:val="0"/>
              </w:rPr>
              <w:t>射频指纹识别方案。团队的方案将比传统的基于特征工程的和基于深度学习的方案在鲁棒性和正确性上有所进步。并最后将成果发表为一篇论文，申请相关专利等。</w:t>
            </w:r>
          </w:p>
          <w:p w14:paraId="42594BBB" w14:textId="77777777" w:rsidR="00AD536A" w:rsidRDefault="0086460A">
            <w:pPr>
              <w:pStyle w:val="4"/>
              <w:spacing w:before="120" w:beforeAutospacing="0" w:after="120" w:afterAutospacing="0" w:line="400" w:lineRule="atLeast"/>
              <w:textAlignment w:val="center"/>
            </w:pPr>
            <w:r>
              <w:rPr>
                <w:rFonts w:hint="eastAsia"/>
              </w:rPr>
              <w:t>（</w:t>
            </w:r>
            <w:r>
              <w:rPr>
                <w:rFonts w:hint="eastAsia"/>
              </w:rPr>
              <w:t>6</w:t>
            </w:r>
            <w:r>
              <w:rPr>
                <w:rFonts w:hint="eastAsia"/>
              </w:rPr>
              <w:t>）项目研究进度安排</w:t>
            </w:r>
            <w:r>
              <w:rPr>
                <w:rFonts w:hint="eastAsia"/>
              </w:rPr>
              <w:t xml:space="preserve"> </w:t>
            </w:r>
          </w:p>
          <w:p w14:paraId="2866BEC8" w14:textId="77777777" w:rsidR="00AD536A" w:rsidRDefault="00AD536A">
            <w:pPr>
              <w:rPr>
                <w:rFonts w:ascii="Times New Roman" w:hAnsi="Times New Roman"/>
              </w:rPr>
            </w:pPr>
          </w:p>
          <w:p w14:paraId="54DE683D" w14:textId="77777777" w:rsidR="00AD536A" w:rsidRDefault="0086460A">
            <w:pPr>
              <w:rPr>
                <w:rFonts w:ascii="Times New Roman" w:hAnsi="Times New Roman"/>
              </w:rPr>
            </w:pPr>
            <w:r>
              <w:rPr>
                <w:rFonts w:ascii="Times New Roman" w:hAnsi="Times New Roman" w:hint="eastAsia"/>
              </w:rPr>
              <w:t>2024.10-2024.11</w:t>
            </w:r>
          </w:p>
          <w:p w14:paraId="1326B507" w14:textId="77777777" w:rsidR="00AD536A" w:rsidRDefault="0086460A">
            <w:pPr>
              <w:rPr>
                <w:rFonts w:ascii="Times New Roman" w:hAnsi="Times New Roman"/>
              </w:rPr>
            </w:pPr>
            <w:r>
              <w:rPr>
                <w:rFonts w:ascii="Times New Roman" w:hAnsi="Times New Roman" w:hint="eastAsia"/>
              </w:rPr>
              <w:t>阅读相关文献，了解项目背景内容以及目前的研究现状、挑战和发展趋势，与导师和团队成员讨论立项计划，明确研究方向和目标。</w:t>
            </w:r>
          </w:p>
          <w:p w14:paraId="3BC13F1C" w14:textId="77777777" w:rsidR="00AD536A" w:rsidRDefault="00AD536A">
            <w:pPr>
              <w:rPr>
                <w:rFonts w:ascii="Times New Roman" w:hAnsi="Times New Roman"/>
              </w:rPr>
            </w:pPr>
          </w:p>
          <w:p w14:paraId="42719D0E" w14:textId="77777777" w:rsidR="00AD536A" w:rsidRDefault="0086460A">
            <w:pPr>
              <w:rPr>
                <w:rFonts w:ascii="Times New Roman" w:hAnsi="Times New Roman"/>
              </w:rPr>
            </w:pPr>
            <w:r>
              <w:rPr>
                <w:rFonts w:ascii="Times New Roman" w:hAnsi="Times New Roman" w:hint="eastAsia"/>
              </w:rPr>
              <w:t>2024.11-2024.12</w:t>
            </w:r>
          </w:p>
          <w:p w14:paraId="72AB1EED" w14:textId="77777777" w:rsidR="00AD536A" w:rsidRDefault="0086460A">
            <w:pPr>
              <w:rPr>
                <w:rFonts w:ascii="Times New Roman" w:hAnsi="Times New Roman"/>
              </w:rPr>
            </w:pPr>
            <w:r>
              <w:rPr>
                <w:rFonts w:ascii="Times New Roman" w:hAnsi="Times New Roman" w:hint="eastAsia"/>
              </w:rPr>
              <w:t>配置相关软件与环境，学习相关编程语言和理论知识包括信号处理算法，深度学习相关的算法和模型等，以及尝试写代码复</w:t>
            </w:r>
            <w:r>
              <w:rPr>
                <w:rFonts w:ascii="Times New Roman" w:hAnsi="Times New Roman" w:hint="eastAsia"/>
              </w:rPr>
              <w:t>现一些基础性的相关算法，特别是在信号处理和特征提取方面的内容，以此熟悉代码和数据处理流程。完成数据采集工作，并初步复现相关数据预处理操作。</w:t>
            </w:r>
          </w:p>
          <w:p w14:paraId="37678345" w14:textId="77777777" w:rsidR="00AD536A" w:rsidRDefault="00AD536A">
            <w:pPr>
              <w:rPr>
                <w:rFonts w:ascii="Times New Roman" w:hAnsi="Times New Roman"/>
              </w:rPr>
            </w:pPr>
          </w:p>
          <w:p w14:paraId="731A2D85" w14:textId="77777777" w:rsidR="00AD536A" w:rsidRDefault="0086460A">
            <w:pPr>
              <w:rPr>
                <w:rFonts w:ascii="Times New Roman" w:hAnsi="Times New Roman"/>
              </w:rPr>
            </w:pPr>
            <w:r>
              <w:rPr>
                <w:rFonts w:ascii="Times New Roman" w:hAnsi="Times New Roman" w:hint="eastAsia"/>
              </w:rPr>
              <w:t>2024.12-2025.1</w:t>
            </w:r>
          </w:p>
          <w:p w14:paraId="2DA86B70" w14:textId="77777777" w:rsidR="00AD536A" w:rsidRDefault="0086460A">
            <w:pPr>
              <w:rPr>
                <w:rFonts w:ascii="Times New Roman" w:hAnsi="Times New Roman"/>
              </w:rPr>
            </w:pPr>
            <w:r>
              <w:rPr>
                <w:rFonts w:ascii="Times New Roman" w:hAnsi="Times New Roman" w:hint="eastAsia"/>
              </w:rPr>
              <w:t>继续完成数据预处理工作，包括提取特征等，掌握并且优化信号处理算法。完善射频指纹的数据库建立，确保射频指纹数据库的完整性和</w:t>
            </w:r>
            <w:proofErr w:type="gramStart"/>
            <w:r>
              <w:rPr>
                <w:rFonts w:ascii="Times New Roman" w:hAnsi="Times New Roman" w:hint="eastAsia"/>
              </w:rPr>
              <w:t>可</w:t>
            </w:r>
            <w:proofErr w:type="gramEnd"/>
            <w:r>
              <w:rPr>
                <w:rFonts w:ascii="Times New Roman" w:hAnsi="Times New Roman" w:hint="eastAsia"/>
              </w:rPr>
              <w:t>扩展性，为后续模型训练做好准备。在此期间，定期与学长交流与讨论，与导师汇报项目进展，确定正确的研究方向、保持良好的推进速度。</w:t>
            </w:r>
          </w:p>
          <w:p w14:paraId="7497BF30" w14:textId="77777777" w:rsidR="00AD536A" w:rsidRDefault="00AD536A">
            <w:pPr>
              <w:rPr>
                <w:rFonts w:ascii="Times New Roman" w:hAnsi="Times New Roman"/>
              </w:rPr>
            </w:pPr>
          </w:p>
          <w:p w14:paraId="2E325020" w14:textId="77777777" w:rsidR="00AD536A" w:rsidRDefault="0086460A">
            <w:pPr>
              <w:rPr>
                <w:rFonts w:ascii="Times New Roman" w:hAnsi="Times New Roman"/>
              </w:rPr>
            </w:pPr>
            <w:r>
              <w:rPr>
                <w:rFonts w:ascii="Times New Roman" w:hAnsi="Times New Roman" w:hint="eastAsia"/>
              </w:rPr>
              <w:t>2025.1-2025.2</w:t>
            </w:r>
          </w:p>
          <w:p w14:paraId="7F1D8AD8" w14:textId="77777777" w:rsidR="00AD536A" w:rsidRDefault="0086460A">
            <w:pPr>
              <w:rPr>
                <w:rFonts w:ascii="Times New Roman" w:hAnsi="Times New Roman"/>
              </w:rPr>
            </w:pPr>
            <w:r>
              <w:rPr>
                <w:rFonts w:ascii="Times New Roman" w:hAnsi="Times New Roman" w:hint="eastAsia"/>
              </w:rPr>
              <w:t>开始对模型进行深度学习与功能复现，实现初步的模型验证工作，实时评估此次复现工作。计划在每周</w:t>
            </w:r>
            <w:proofErr w:type="gramStart"/>
            <w:r>
              <w:rPr>
                <w:rFonts w:ascii="Times New Roman" w:hAnsi="Times New Roman" w:hint="eastAsia"/>
              </w:rPr>
              <w:t>召开组</w:t>
            </w:r>
            <w:proofErr w:type="gramEnd"/>
            <w:r>
              <w:rPr>
                <w:rFonts w:ascii="Times New Roman" w:hAnsi="Times New Roman" w:hint="eastAsia"/>
              </w:rPr>
              <w:t>会分享这周的研究进展和瓶颈，便于保持小组成员对项目的投入，对遇到瓶颈合理解决等，提高整个项目的推进效率。</w:t>
            </w:r>
          </w:p>
          <w:p w14:paraId="345AA6A5" w14:textId="77777777" w:rsidR="00AD536A" w:rsidRDefault="00AD536A">
            <w:pPr>
              <w:rPr>
                <w:rFonts w:ascii="Times New Roman" w:hAnsi="Times New Roman"/>
              </w:rPr>
            </w:pPr>
          </w:p>
          <w:p w14:paraId="2FF724EC" w14:textId="77777777" w:rsidR="00AD536A" w:rsidRDefault="0086460A">
            <w:pPr>
              <w:rPr>
                <w:rFonts w:ascii="Times New Roman" w:hAnsi="Times New Roman"/>
              </w:rPr>
            </w:pPr>
            <w:r>
              <w:rPr>
                <w:rFonts w:ascii="Times New Roman" w:hAnsi="Times New Roman" w:hint="eastAsia"/>
              </w:rPr>
              <w:t>2025.2-2025.3</w:t>
            </w:r>
          </w:p>
          <w:p w14:paraId="6170C4F2" w14:textId="77777777" w:rsidR="00AD536A" w:rsidRDefault="0086460A">
            <w:pPr>
              <w:rPr>
                <w:rFonts w:ascii="Times New Roman" w:hAnsi="Times New Roman"/>
              </w:rPr>
            </w:pPr>
            <w:r>
              <w:rPr>
                <w:rFonts w:ascii="Times New Roman" w:hAnsi="Times New Roman" w:hint="eastAsia"/>
              </w:rPr>
              <w:t>中期小结，对前期工作进行整体和细节优化。并在前置工作的基础上，对其中部分算法进行优化，以期达到更好的训练效果。此外，成员应致力于持续跟进最新的研究成果并实现可能的创新性，包括数据预处理，模型训练和算法设计，提高模型的性能、泛化能力。</w:t>
            </w:r>
          </w:p>
          <w:p w14:paraId="44CAA624" w14:textId="77777777" w:rsidR="00AD536A" w:rsidRDefault="00AD536A">
            <w:pPr>
              <w:rPr>
                <w:rFonts w:ascii="Times New Roman" w:hAnsi="Times New Roman"/>
              </w:rPr>
            </w:pPr>
          </w:p>
          <w:p w14:paraId="55B5C91B" w14:textId="77777777" w:rsidR="00AD536A" w:rsidRDefault="0086460A">
            <w:pPr>
              <w:rPr>
                <w:rFonts w:ascii="Times New Roman" w:hAnsi="Times New Roman"/>
              </w:rPr>
            </w:pPr>
            <w:r>
              <w:rPr>
                <w:rFonts w:ascii="Times New Roman" w:hAnsi="Times New Roman" w:hint="eastAsia"/>
              </w:rPr>
              <w:t>2025.3-2025.4</w:t>
            </w:r>
          </w:p>
          <w:p w14:paraId="2B7E5F98" w14:textId="77777777" w:rsidR="00AD536A" w:rsidRDefault="0086460A">
            <w:pPr>
              <w:rPr>
                <w:rFonts w:ascii="Times New Roman" w:hAnsi="Times New Roman"/>
              </w:rPr>
            </w:pPr>
            <w:r>
              <w:rPr>
                <w:rFonts w:ascii="Times New Roman" w:hAnsi="Times New Roman" w:hint="eastAsia"/>
              </w:rPr>
              <w:t>进一步完备已经完</w:t>
            </w:r>
            <w:r>
              <w:rPr>
                <w:rFonts w:ascii="Times New Roman" w:hAnsi="Times New Roman" w:hint="eastAsia"/>
              </w:rPr>
              <w:t>成的所有文档、代码、实验结果等内容，总结项目的研究成果，准备中期答辩材料。针对中期答辩的反馈，优化项目计划，为后续研究和开发做好准备。</w:t>
            </w:r>
          </w:p>
          <w:p w14:paraId="709B6913" w14:textId="77777777" w:rsidR="00AD536A" w:rsidRDefault="00AD536A">
            <w:pPr>
              <w:pStyle w:val="4"/>
              <w:spacing w:before="120" w:beforeAutospacing="0" w:after="120" w:afterAutospacing="0" w:line="400" w:lineRule="atLeast"/>
              <w:textAlignment w:val="center"/>
            </w:pPr>
          </w:p>
          <w:p w14:paraId="76BB1255" w14:textId="77777777" w:rsidR="00AD536A" w:rsidRDefault="0086460A">
            <w:pPr>
              <w:pStyle w:val="4"/>
              <w:spacing w:before="120" w:beforeAutospacing="0" w:after="120" w:afterAutospacing="0" w:line="400" w:lineRule="atLeast"/>
              <w:textAlignment w:val="center"/>
            </w:pPr>
            <w:r>
              <w:rPr>
                <w:rFonts w:hint="eastAsia"/>
              </w:rPr>
              <w:t>（</w:t>
            </w:r>
            <w:r>
              <w:rPr>
                <w:rFonts w:hint="eastAsia"/>
              </w:rPr>
              <w:t>7</w:t>
            </w:r>
            <w:r>
              <w:rPr>
                <w:rFonts w:hint="eastAsia"/>
              </w:rPr>
              <w:t>）已有基础</w:t>
            </w:r>
            <w:r>
              <w:rPr>
                <w:rFonts w:hint="eastAsia"/>
              </w:rPr>
              <w:t xml:space="preserve"> </w:t>
            </w:r>
          </w:p>
          <w:p w14:paraId="3B05D85B" w14:textId="77777777" w:rsidR="00AD536A" w:rsidRDefault="00AD536A">
            <w:pPr>
              <w:rPr>
                <w:rFonts w:ascii="Times New Roman" w:hAnsi="Times New Roman"/>
                <w:b/>
                <w:bCs/>
              </w:rPr>
            </w:pPr>
          </w:p>
          <w:p w14:paraId="5C7BF44B" w14:textId="77777777" w:rsidR="00AD536A" w:rsidRDefault="0086460A">
            <w:pPr>
              <w:numPr>
                <w:ilvl w:val="0"/>
                <w:numId w:val="6"/>
              </w:numPr>
              <w:rPr>
                <w:b/>
                <w:bCs/>
              </w:rPr>
            </w:pPr>
            <w:r>
              <w:rPr>
                <w:rFonts w:hint="eastAsia"/>
                <w:b/>
                <w:bCs/>
              </w:rPr>
              <w:t>与本项目有关的研究积累和已取得成绩</w:t>
            </w:r>
          </w:p>
          <w:p w14:paraId="6328134C" w14:textId="77777777" w:rsidR="00AD536A" w:rsidRDefault="0086460A">
            <w:pPr>
              <w:rPr>
                <w:rFonts w:ascii="Times New Roman" w:hAnsi="Times New Roman"/>
              </w:rPr>
            </w:pPr>
            <w:r>
              <w:rPr>
                <w:rFonts w:ascii="Times New Roman" w:hAnsi="Times New Roman"/>
              </w:rPr>
              <w:t xml:space="preserve"> </w:t>
            </w:r>
          </w:p>
          <w:p w14:paraId="4472C99E" w14:textId="0F96066C" w:rsidR="00AD536A" w:rsidRDefault="0086460A">
            <w:pPr>
              <w:rPr>
                <w:rFonts w:ascii="Times New Roman" w:hAnsi="Times New Roman"/>
              </w:rPr>
            </w:pPr>
            <w:r>
              <w:rPr>
                <w:rFonts w:hint="eastAsia"/>
              </w:rPr>
              <w:t>目前</w:t>
            </w:r>
            <w:r>
              <w:rPr>
                <w:rFonts w:hint="eastAsia"/>
              </w:rPr>
              <w:t>已有多篇论文针对基于</w:t>
            </w:r>
            <w:r>
              <w:rPr>
                <w:rFonts w:hint="eastAsia"/>
              </w:rPr>
              <w:t>射频指纹识别</w:t>
            </w:r>
            <w:r>
              <w:rPr>
                <w:rFonts w:hint="eastAsia"/>
              </w:rPr>
              <w:t>进行相关的研究</w:t>
            </w:r>
            <w:r>
              <w:rPr>
                <w:rFonts w:hint="eastAsia"/>
              </w:rPr>
              <w:t>，</w:t>
            </w:r>
            <w:r>
              <w:rPr>
                <w:rFonts w:hint="eastAsia"/>
              </w:rPr>
              <w:t>我们团队也研读了不少相关研究论文并也学习了他们的研究算法思路以及了解相应的研究成果等。比如我们调研到的</w:t>
            </w:r>
            <w:proofErr w:type="spellStart"/>
            <w:r>
              <w:rPr>
                <w:rFonts w:ascii="Times New Roman" w:hAnsi="Times New Roman"/>
              </w:rPr>
              <w:t>Guanxiong</w:t>
            </w:r>
            <w:proofErr w:type="spellEnd"/>
            <w:r>
              <w:rPr>
                <w:rFonts w:ascii="Times New Roman" w:hAnsi="Times New Roman"/>
              </w:rPr>
              <w:t xml:space="preserve"> Shen</w:t>
            </w:r>
            <w:r>
              <w:rPr>
                <w:rFonts w:ascii="Times New Roman" w:hAnsi="Times New Roman"/>
              </w:rPr>
              <w:t>及其团队</w:t>
            </w:r>
            <w:r>
              <w:rPr>
                <w:rFonts w:ascii="Times New Roman" w:hAnsi="Times New Roman" w:hint="eastAsia"/>
              </w:rPr>
              <w:t>在这方面的工作，了解到他们</w:t>
            </w:r>
            <w:r>
              <w:rPr>
                <w:rFonts w:ascii="Times New Roman" w:hAnsi="Times New Roman"/>
              </w:rPr>
              <w:t>设计</w:t>
            </w:r>
            <w:r>
              <w:rPr>
                <w:rFonts w:ascii="Times New Roman" w:hAnsi="Times New Roman" w:hint="eastAsia"/>
              </w:rPr>
              <w:t>的</w:t>
            </w:r>
            <w:r>
              <w:rPr>
                <w:rFonts w:ascii="Times New Roman" w:hAnsi="Times New Roman"/>
              </w:rPr>
              <w:t>一个基于深度学习的射频指纹识别（</w:t>
            </w:r>
            <w:r>
              <w:rPr>
                <w:rFonts w:ascii="Times New Roman" w:hAnsi="Times New Roman"/>
              </w:rPr>
              <w:t>RFFI</w:t>
            </w:r>
            <w:r>
              <w:rPr>
                <w:rFonts w:ascii="Times New Roman" w:hAnsi="Times New Roman"/>
              </w:rPr>
              <w:t>）系统，为</w:t>
            </w:r>
            <w:r>
              <w:rPr>
                <w:rFonts w:ascii="Times New Roman" w:hAnsi="Times New Roman"/>
              </w:rPr>
              <w:t xml:space="preserve"> </w:t>
            </w:r>
            <w:proofErr w:type="spellStart"/>
            <w:r>
              <w:rPr>
                <w:rFonts w:ascii="Times New Roman" w:hAnsi="Times New Roman"/>
              </w:rPr>
              <w:t>LoRa</w:t>
            </w:r>
            <w:proofErr w:type="spellEnd"/>
            <w:r>
              <w:rPr>
                <w:rFonts w:ascii="Times New Roman" w:hAnsi="Times New Roman"/>
              </w:rPr>
              <w:t xml:space="preserve"> </w:t>
            </w:r>
            <w:r>
              <w:rPr>
                <w:rFonts w:ascii="Times New Roman" w:hAnsi="Times New Roman"/>
              </w:rPr>
              <w:t>设备提供更安全的物联网设备认证</w:t>
            </w:r>
            <w:r>
              <w:rPr>
                <w:rFonts w:ascii="Times New Roman" w:hAnsi="Times New Roman"/>
              </w:rPr>
              <w:t>。</w:t>
            </w:r>
            <w:r>
              <w:rPr>
                <w:rFonts w:ascii="Times New Roman" w:hAnsi="Times New Roman" w:hint="eastAsia"/>
              </w:rPr>
              <w:t>该</w:t>
            </w:r>
            <w:r>
              <w:rPr>
                <w:rFonts w:ascii="Times New Roman" w:hAnsi="Times New Roman"/>
              </w:rPr>
              <w:t>研究团队通过对</w:t>
            </w:r>
            <w:r>
              <w:rPr>
                <w:rFonts w:ascii="Times New Roman" w:hAnsi="Times New Roman"/>
              </w:rPr>
              <w:t xml:space="preserve"> 60 </w:t>
            </w:r>
            <w:r>
              <w:rPr>
                <w:rFonts w:ascii="Times New Roman" w:hAnsi="Times New Roman"/>
              </w:rPr>
              <w:t>台商用</w:t>
            </w:r>
            <w:r>
              <w:rPr>
                <w:rFonts w:ascii="Times New Roman" w:hAnsi="Times New Roman"/>
              </w:rPr>
              <w:t xml:space="preserve"> </w:t>
            </w:r>
            <w:proofErr w:type="spellStart"/>
            <w:r>
              <w:rPr>
                <w:rFonts w:ascii="Times New Roman" w:hAnsi="Times New Roman"/>
              </w:rPr>
              <w:t>LoRa</w:t>
            </w:r>
            <w:proofErr w:type="spellEnd"/>
            <w:r>
              <w:rPr>
                <w:rFonts w:ascii="Times New Roman" w:hAnsi="Times New Roman"/>
              </w:rPr>
              <w:t xml:space="preserve"> </w:t>
            </w:r>
            <w:r>
              <w:rPr>
                <w:rFonts w:ascii="Times New Roman" w:hAnsi="Times New Roman"/>
              </w:rPr>
              <w:t>设备进行广泛的实验，证明该系统在各种信道条件下能够有效识别设备，具有优秀的泛化能力，包括对从未见过的设备进行识别的能力。</w:t>
            </w:r>
            <w:r>
              <w:rPr>
                <w:rFonts w:ascii="Times New Roman" w:hAnsi="Times New Roman" w:hint="eastAsia"/>
              </w:rPr>
              <w:t>并之后</w:t>
            </w:r>
            <w:r>
              <w:rPr>
                <w:rFonts w:ascii="Times New Roman" w:hAnsi="Times New Roman"/>
              </w:rPr>
              <w:t>提出了一种基于频谱图和卷积神经网络（</w:t>
            </w:r>
            <w:r>
              <w:rPr>
                <w:rFonts w:ascii="Times New Roman" w:hAnsi="Times New Roman"/>
              </w:rPr>
              <w:t>CNN</w:t>
            </w:r>
            <w:r>
              <w:rPr>
                <w:rFonts w:ascii="Times New Roman" w:hAnsi="Times New Roman"/>
              </w:rPr>
              <w:t>）的长距离（</w:t>
            </w:r>
            <w:proofErr w:type="spellStart"/>
            <w:r>
              <w:rPr>
                <w:rFonts w:ascii="Times New Roman" w:hAnsi="Times New Roman"/>
              </w:rPr>
              <w:t>LoRa</w:t>
            </w:r>
            <w:proofErr w:type="spellEnd"/>
            <w:r>
              <w:rPr>
                <w:rFonts w:ascii="Times New Roman" w:hAnsi="Times New Roman"/>
              </w:rPr>
              <w:t>）设备无线电频率指纹识别（</w:t>
            </w:r>
            <w:r>
              <w:rPr>
                <w:rFonts w:ascii="Times New Roman" w:hAnsi="Times New Roman"/>
              </w:rPr>
              <w:t>RFFI</w:t>
            </w:r>
            <w:r>
              <w:rPr>
                <w:rFonts w:ascii="Times New Roman" w:hAnsi="Times New Roman"/>
              </w:rPr>
              <w:t>）系统，旨在利用设备的硬件缺陷进行身份验证。</w:t>
            </w:r>
            <w:bookmarkStart w:id="8" w:name="_GoBack"/>
            <w:bookmarkEnd w:id="8"/>
            <w:del w:id="9" w:author="w" w:date="2024-10-29T14:13:00Z">
              <w:r w:rsidDel="0086460A">
                <w:rPr>
                  <w:rFonts w:ascii="Times New Roman" w:hAnsi="Times New Roman"/>
                </w:rPr>
                <w:delText>通过使用三种信号表示方法（</w:delText>
              </w:r>
              <w:r w:rsidDel="0086460A">
                <w:rPr>
                  <w:rFonts w:ascii="Times New Roman" w:hAnsi="Times New Roman"/>
                </w:rPr>
                <w:delText>IQ</w:delText>
              </w:r>
              <w:r w:rsidDel="0086460A">
                <w:rPr>
                  <w:rFonts w:ascii="Times New Roman" w:hAnsi="Times New Roman"/>
                </w:rPr>
                <w:delText>样本、</w:delText>
              </w:r>
              <w:r w:rsidDel="0086460A">
                <w:rPr>
                  <w:rFonts w:ascii="Times New Roman" w:hAnsi="Times New Roman"/>
                </w:rPr>
                <w:delText>FFT</w:delText>
              </w:r>
              <w:r w:rsidDel="0086460A">
                <w:rPr>
                  <w:rFonts w:ascii="Times New Roman" w:hAnsi="Times New Roman"/>
                </w:rPr>
                <w:delText>结果和频谱图），他们的系统在分类准确率上达到了</w:delText>
              </w:r>
              <w:r w:rsidDel="0086460A">
                <w:rPr>
                  <w:rFonts w:ascii="Times New Roman" w:hAnsi="Times New Roman"/>
                </w:rPr>
                <w:delText>96.44%</w:delText>
              </w:r>
              <w:r w:rsidDel="0086460A">
                <w:rPr>
                  <w:rFonts w:ascii="Times New Roman" w:hAnsi="Times New Roman"/>
                </w:rPr>
                <w:delText>。为了解决载波频率偏移（</w:delText>
              </w:r>
              <w:r w:rsidDel="0086460A">
                <w:rPr>
                  <w:rFonts w:ascii="Times New Roman" w:hAnsi="Times New Roman"/>
                </w:rPr>
                <w:delText>CFO</w:delText>
              </w:r>
              <w:r w:rsidDel="0086460A">
                <w:rPr>
                  <w:rFonts w:ascii="Times New Roman" w:hAnsi="Times New Roman"/>
                </w:rPr>
                <w:delText>）带来的影响，引入了</w:delText>
              </w:r>
              <w:r w:rsidDel="0086460A">
                <w:rPr>
                  <w:rFonts w:ascii="Times New Roman" w:hAnsi="Times New Roman"/>
                </w:rPr>
                <w:delText>CFO</w:delText>
              </w:r>
              <w:r w:rsidDel="0086460A">
                <w:rPr>
                  <w:rFonts w:ascii="Times New Roman" w:hAnsi="Times New Roman"/>
                </w:rPr>
                <w:delText>补偿和混合分类器，最终使分类准确率提升至</w:delText>
              </w:r>
              <w:r w:rsidDel="0086460A">
                <w:rPr>
                  <w:rFonts w:ascii="Times New Roman" w:hAnsi="Times New Roman"/>
                </w:rPr>
                <w:delText>97.</w:delText>
              </w:r>
              <w:r w:rsidDel="0086460A">
                <w:rPr>
                  <w:rFonts w:ascii="Times New Roman" w:hAnsi="Times New Roman"/>
                </w:rPr>
                <w:delText>61%</w:delText>
              </w:r>
              <w:r w:rsidDel="0086460A">
                <w:rPr>
                  <w:rFonts w:ascii="Times New Roman" w:hAnsi="Times New Roman"/>
                </w:rPr>
                <w:delText>。</w:delText>
              </w:r>
            </w:del>
          </w:p>
          <w:p w14:paraId="6C05297F" w14:textId="77777777" w:rsidR="00AD536A" w:rsidRDefault="00AD536A">
            <w:pPr>
              <w:rPr>
                <w:rFonts w:ascii="Times New Roman" w:hAnsi="Times New Roman"/>
              </w:rPr>
            </w:pPr>
          </w:p>
          <w:p w14:paraId="68A522B6" w14:textId="77777777" w:rsidR="00AD536A" w:rsidRDefault="0086460A">
            <w:pPr>
              <w:numPr>
                <w:ilvl w:val="0"/>
                <w:numId w:val="6"/>
              </w:numPr>
              <w:rPr>
                <w:rFonts w:ascii="Times New Roman" w:hAnsi="Times New Roman"/>
                <w:b/>
                <w:bCs/>
              </w:rPr>
            </w:pPr>
            <w:r>
              <w:rPr>
                <w:rFonts w:ascii="Times New Roman" w:hAnsi="Times New Roman" w:hint="eastAsia"/>
                <w:b/>
                <w:bCs/>
              </w:rPr>
              <w:t>已具备的条件，尚缺少的条件及解决方法</w:t>
            </w:r>
          </w:p>
          <w:p w14:paraId="3B770612" w14:textId="77777777" w:rsidR="00AD536A" w:rsidRDefault="00AD536A">
            <w:pPr>
              <w:widowControl w:val="0"/>
              <w:jc w:val="both"/>
              <w:rPr>
                <w:rFonts w:ascii="Times New Roman" w:hAnsi="Times New Roman"/>
                <w:b/>
                <w:bCs/>
              </w:rPr>
            </w:pPr>
          </w:p>
          <w:p w14:paraId="33B9B9F7" w14:textId="77777777" w:rsidR="00AD536A" w:rsidRDefault="0086460A">
            <w:pPr>
              <w:rPr>
                <w:rFonts w:ascii="Times New Roman" w:hAnsi="Times New Roman"/>
                <w:b/>
                <w:bCs/>
              </w:rPr>
            </w:pPr>
            <w:r>
              <w:rPr>
                <w:rFonts w:ascii="Times New Roman" w:hAnsi="Times New Roman"/>
                <w:b/>
                <w:bCs/>
              </w:rPr>
              <w:t>已具备的条件</w:t>
            </w:r>
          </w:p>
          <w:p w14:paraId="29AE959E" w14:textId="77777777" w:rsidR="00AD536A" w:rsidRDefault="00AD536A">
            <w:pPr>
              <w:rPr>
                <w:rFonts w:ascii="Times New Roman" w:hAnsi="Times New Roman"/>
                <w:b/>
                <w:bCs/>
              </w:rPr>
            </w:pPr>
          </w:p>
          <w:p w14:paraId="2771263A" w14:textId="77777777" w:rsidR="00AD536A" w:rsidRDefault="0086460A">
            <w:pPr>
              <w:rPr>
                <w:rFonts w:ascii="Times New Roman" w:hAnsi="Times New Roman"/>
              </w:rPr>
            </w:pPr>
            <w:r>
              <w:rPr>
                <w:rFonts w:ascii="Times New Roman" w:hAnsi="Times New Roman"/>
              </w:rPr>
              <w:t>实验平台与硬件支持：</w:t>
            </w:r>
            <w:r>
              <w:rPr>
                <w:rFonts w:ascii="Times New Roman" w:hAnsi="Times New Roman" w:hint="eastAsia"/>
              </w:rPr>
              <w:t>已有</w:t>
            </w:r>
            <w:r>
              <w:rPr>
                <w:rFonts w:ascii="Times New Roman" w:hAnsi="Times New Roman"/>
              </w:rPr>
              <w:t>了一个包含</w:t>
            </w:r>
            <w:proofErr w:type="spellStart"/>
            <w:r>
              <w:rPr>
                <w:rFonts w:ascii="Times New Roman" w:hAnsi="Times New Roman"/>
              </w:rPr>
              <w:t>LoRa</w:t>
            </w:r>
            <w:proofErr w:type="spellEnd"/>
            <w:r>
              <w:rPr>
                <w:rFonts w:ascii="Times New Roman" w:hAnsi="Times New Roman"/>
              </w:rPr>
              <w:t>设备和软件定义无线电（</w:t>
            </w:r>
            <w:r>
              <w:rPr>
                <w:rFonts w:ascii="Times New Roman" w:hAnsi="Times New Roman"/>
              </w:rPr>
              <w:t>SDR</w:t>
            </w:r>
            <w:r>
              <w:rPr>
                <w:rFonts w:ascii="Times New Roman" w:hAnsi="Times New Roman"/>
              </w:rPr>
              <w:t>）系统的实验平台，并具备相应的设备（如</w:t>
            </w:r>
            <w:r>
              <w:rPr>
                <w:rFonts w:ascii="Times New Roman" w:hAnsi="Times New Roman"/>
              </w:rPr>
              <w:t>USRP</w:t>
            </w:r>
            <w:r>
              <w:rPr>
                <w:rFonts w:ascii="Times New Roman" w:hAnsi="Times New Roman"/>
              </w:rPr>
              <w:t>）。该平台可以用于实时捕捉</w:t>
            </w:r>
            <w:proofErr w:type="spellStart"/>
            <w:r>
              <w:rPr>
                <w:rFonts w:ascii="Times New Roman" w:hAnsi="Times New Roman"/>
              </w:rPr>
              <w:t>LoRa</w:t>
            </w:r>
            <w:proofErr w:type="spellEnd"/>
            <w:r>
              <w:rPr>
                <w:rFonts w:ascii="Times New Roman" w:hAnsi="Times New Roman"/>
              </w:rPr>
              <w:t>设备发出的射频信号，支持我们进行相关的实验和算法开发。</w:t>
            </w:r>
          </w:p>
          <w:p w14:paraId="6A796A33" w14:textId="77777777" w:rsidR="00AD536A" w:rsidRDefault="00AD536A">
            <w:pPr>
              <w:rPr>
                <w:rFonts w:ascii="Times New Roman" w:hAnsi="Times New Roman"/>
              </w:rPr>
            </w:pPr>
          </w:p>
          <w:p w14:paraId="0395CA30" w14:textId="77777777" w:rsidR="00AD536A" w:rsidRDefault="0086460A">
            <w:pPr>
              <w:rPr>
                <w:rFonts w:ascii="Times New Roman" w:hAnsi="Times New Roman"/>
              </w:rPr>
            </w:pPr>
            <w:r>
              <w:rPr>
                <w:rFonts w:ascii="Times New Roman" w:hAnsi="Times New Roman"/>
              </w:rPr>
              <w:t>算法基础与</w:t>
            </w:r>
            <w:r>
              <w:rPr>
                <w:rFonts w:ascii="Times New Roman" w:hAnsi="Times New Roman" w:hint="eastAsia"/>
              </w:rPr>
              <w:t>知识储备</w:t>
            </w:r>
            <w:r>
              <w:rPr>
                <w:rFonts w:ascii="Times New Roman" w:hAnsi="Times New Roman"/>
              </w:rPr>
              <w:t>：团队在信号处理、机器学习以及深度学习模型的设计方面有</w:t>
            </w:r>
            <w:r>
              <w:rPr>
                <w:rFonts w:ascii="Times New Roman" w:hAnsi="Times New Roman" w:hint="eastAsia"/>
              </w:rPr>
              <w:t>一定的理论基础和技术。并且阅读了射频指纹的相关技术，应用的相关文献，对相关研究的论文进行了研读。</w:t>
            </w:r>
          </w:p>
          <w:p w14:paraId="3C4FE429" w14:textId="77777777" w:rsidR="00AD536A" w:rsidRDefault="00AD536A">
            <w:pPr>
              <w:rPr>
                <w:rFonts w:ascii="Times New Roman" w:hAnsi="Times New Roman"/>
              </w:rPr>
            </w:pPr>
          </w:p>
          <w:p w14:paraId="4030FD21" w14:textId="77777777" w:rsidR="00AD536A" w:rsidRDefault="0086460A">
            <w:pPr>
              <w:rPr>
                <w:rFonts w:ascii="Times New Roman" w:hAnsi="Times New Roman"/>
                <w:b/>
                <w:bCs/>
              </w:rPr>
            </w:pPr>
            <w:r>
              <w:rPr>
                <w:rFonts w:ascii="Times New Roman" w:hAnsi="Times New Roman"/>
                <w:b/>
                <w:bCs/>
              </w:rPr>
              <w:t>尚缺少的条件及解决方法</w:t>
            </w:r>
          </w:p>
          <w:p w14:paraId="0F9C7C11" w14:textId="77777777" w:rsidR="00AD536A" w:rsidRDefault="00AD536A">
            <w:pPr>
              <w:rPr>
                <w:rFonts w:ascii="Times New Roman" w:hAnsi="Times New Roman"/>
                <w:b/>
                <w:bCs/>
              </w:rPr>
            </w:pPr>
          </w:p>
          <w:p w14:paraId="2971064D" w14:textId="77777777" w:rsidR="00AD536A" w:rsidRDefault="0086460A">
            <w:pPr>
              <w:rPr>
                <w:rFonts w:ascii="Times New Roman" w:hAnsi="Times New Roman"/>
              </w:rPr>
            </w:pPr>
            <w:r>
              <w:rPr>
                <w:rFonts w:ascii="Times New Roman" w:hAnsi="Times New Roman" w:hint="eastAsia"/>
              </w:rPr>
              <w:t>射频指纹</w:t>
            </w:r>
            <w:r>
              <w:rPr>
                <w:rFonts w:ascii="Times New Roman" w:hAnsi="Times New Roman"/>
              </w:rPr>
              <w:t>数据</w:t>
            </w:r>
            <w:r>
              <w:rPr>
                <w:rFonts w:ascii="Times New Roman" w:hAnsi="Times New Roman" w:hint="eastAsia"/>
              </w:rPr>
              <w:t>库建立</w:t>
            </w:r>
            <w:r>
              <w:rPr>
                <w:rFonts w:ascii="Times New Roman" w:hAnsi="Times New Roman"/>
              </w:rPr>
              <w:t>：目前我们</w:t>
            </w:r>
            <w:r>
              <w:rPr>
                <w:rFonts w:ascii="Times New Roman" w:hAnsi="Times New Roman" w:hint="eastAsia"/>
              </w:rPr>
              <w:t>对数据采集的工作仍不是很熟悉，对数据预处理算法</w:t>
            </w:r>
            <w:r>
              <w:rPr>
                <w:rFonts w:ascii="Times New Roman" w:hAnsi="Times New Roman"/>
              </w:rPr>
              <w:t>解决方法</w:t>
            </w:r>
            <w:r>
              <w:rPr>
                <w:rFonts w:ascii="Times New Roman" w:hAnsi="Times New Roman" w:hint="eastAsia"/>
              </w:rPr>
              <w:t>缺乏经验以及深度了解，并且我们面临着大规模的数据采集工作。</w:t>
            </w:r>
            <w:r>
              <w:rPr>
                <w:rFonts w:ascii="Times New Roman" w:hAnsi="Times New Roman"/>
              </w:rPr>
              <w:t>我们计划扩展现有的数据采集规模，在不同时间、不同环境中持续采集更多设备数据，并探索利用数据增强技术扩充数据集，</w:t>
            </w:r>
            <w:r>
              <w:rPr>
                <w:rFonts w:ascii="Times New Roman" w:hAnsi="Times New Roman" w:hint="eastAsia"/>
              </w:rPr>
              <w:t>以及学习查阅相关研究，加强对数据预处理算法的了解学习应用</w:t>
            </w:r>
            <w:r>
              <w:rPr>
                <w:rFonts w:ascii="Times New Roman" w:hAnsi="Times New Roman"/>
              </w:rPr>
              <w:t>。</w:t>
            </w:r>
          </w:p>
          <w:p w14:paraId="23FFDF2D" w14:textId="77777777" w:rsidR="00AD536A" w:rsidRDefault="00AD536A">
            <w:pPr>
              <w:rPr>
                <w:rFonts w:ascii="Times New Roman" w:hAnsi="Times New Roman"/>
              </w:rPr>
            </w:pPr>
          </w:p>
          <w:p w14:paraId="30189AA1" w14:textId="77777777" w:rsidR="00AD536A" w:rsidRDefault="0086460A">
            <w:pPr>
              <w:rPr>
                <w:rFonts w:ascii="Times New Roman" w:hAnsi="Times New Roman"/>
              </w:rPr>
            </w:pPr>
            <w:r>
              <w:rPr>
                <w:rFonts w:ascii="Times New Roman" w:hAnsi="Times New Roman"/>
              </w:rPr>
              <w:t>硬件平台优化与部署测试：虽然我们具备基本的实验平台，但在真实物联网环境中的部署与优化经验有限。我们计划在多个实际场景中部署并测试改进后的系统，优化模型的计算复杂度和硬件适应性，以确保方案在低功耗</w:t>
            </w:r>
            <w:proofErr w:type="spellStart"/>
            <w:r>
              <w:rPr>
                <w:rFonts w:ascii="Times New Roman" w:hAnsi="Times New Roman"/>
              </w:rPr>
              <w:t>LoRa</w:t>
            </w:r>
            <w:proofErr w:type="spellEnd"/>
            <w:r>
              <w:rPr>
                <w:rFonts w:ascii="Times New Roman" w:hAnsi="Times New Roman"/>
              </w:rPr>
              <w:t>设备上的实用性</w:t>
            </w:r>
            <w:r>
              <w:rPr>
                <w:rFonts w:ascii="Times New Roman" w:hAnsi="Times New Roman" w:hint="eastAsia"/>
              </w:rPr>
              <w:t>。</w:t>
            </w:r>
          </w:p>
          <w:p w14:paraId="67B0B4EE" w14:textId="77777777" w:rsidR="00AD536A" w:rsidRDefault="00AD536A">
            <w:pPr>
              <w:spacing w:line="480" w:lineRule="atLeast"/>
              <w:rPr>
                <w:rFonts w:ascii="仿宋" w:eastAsia="仿宋" w:hAnsi="仿宋"/>
                <w:b/>
                <w:bCs/>
              </w:rPr>
            </w:pPr>
          </w:p>
          <w:p w14:paraId="0CE001EF" w14:textId="77777777" w:rsidR="00AD536A" w:rsidRDefault="0086460A">
            <w:pPr>
              <w:spacing w:line="480" w:lineRule="atLeast"/>
              <w:rPr>
                <w:b/>
                <w:bCs/>
              </w:rPr>
            </w:pPr>
            <w:r>
              <w:rPr>
                <w:rFonts w:hint="eastAsia"/>
                <w:b/>
                <w:bCs/>
              </w:rPr>
              <w:t>（</w:t>
            </w:r>
            <w:r>
              <w:rPr>
                <w:rFonts w:hint="eastAsia"/>
                <w:b/>
                <w:bCs/>
              </w:rPr>
              <w:t>8</w:t>
            </w:r>
            <w:r>
              <w:rPr>
                <w:rFonts w:hint="eastAsia"/>
                <w:b/>
                <w:bCs/>
              </w:rPr>
              <w:t>）</w:t>
            </w:r>
            <w:r>
              <w:rPr>
                <w:rFonts w:hint="eastAsia"/>
                <w:b/>
                <w:bCs/>
              </w:rPr>
              <w:t>预期成果</w:t>
            </w:r>
          </w:p>
          <w:p w14:paraId="24A8675C" w14:textId="77777777" w:rsidR="00AD536A" w:rsidRDefault="00AD536A"/>
          <w:p w14:paraId="06893A7D" w14:textId="77777777" w:rsidR="00AD536A" w:rsidRDefault="0086460A">
            <w:pPr>
              <w:rPr>
                <w:rFonts w:ascii="仿宋" w:eastAsia="仿宋" w:hAnsi="仿宋"/>
                <w:b/>
                <w:bCs/>
              </w:rPr>
            </w:pPr>
            <w:r>
              <w:rPr>
                <w:rFonts w:hint="eastAsia"/>
              </w:rPr>
              <w:t>我们预期设计并实现一个基于</w:t>
            </w:r>
            <w:proofErr w:type="gramStart"/>
            <w:r>
              <w:rPr>
                <w:rFonts w:hint="eastAsia"/>
              </w:rPr>
              <w:t>连续双帧的</w:t>
            </w:r>
            <w:proofErr w:type="gramEnd"/>
            <w:r>
              <w:rPr>
                <w:rFonts w:hint="eastAsia"/>
              </w:rPr>
              <w:t>射频指纹识别方案。团队的方案将比传统的基于特征工程的和基于深度学习的方案在鲁棒性和正确性上有所进步。并最后将成果发表为一篇论文，申请相关专利等。</w:t>
            </w:r>
          </w:p>
        </w:tc>
      </w:tr>
    </w:tbl>
    <w:p w14:paraId="57EE8816" w14:textId="77777777" w:rsidR="00AD536A" w:rsidRDefault="0086460A">
      <w:pPr>
        <w:pStyle w:val="4"/>
        <w:keepNext/>
        <w:spacing w:line="600" w:lineRule="atLeast"/>
        <w:textAlignment w:val="center"/>
        <w:rPr>
          <w:rFonts w:ascii="黑体" w:eastAsia="黑体" w:hAnsi="黑体"/>
          <w:b w:val="0"/>
          <w:bCs w:val="0"/>
          <w:sz w:val="28"/>
          <w:szCs w:val="28"/>
        </w:rPr>
      </w:pPr>
      <w:r>
        <w:rPr>
          <w:rFonts w:ascii="黑体" w:eastAsia="黑体" w:hAnsi="黑体" w:hint="eastAsia"/>
          <w:b w:val="0"/>
          <w:bCs w:val="0"/>
          <w:sz w:val="28"/>
          <w:szCs w:val="28"/>
        </w:rPr>
        <w:lastRenderedPageBreak/>
        <w:t>三、</w:t>
      </w:r>
      <w:r>
        <w:rPr>
          <w:rFonts w:ascii="黑体" w:eastAsia="黑体" w:hAnsi="黑体" w:hint="eastAsia"/>
          <w:b w:val="0"/>
          <w:bCs w:val="0"/>
          <w:sz w:val="28"/>
          <w:szCs w:val="28"/>
        </w:rPr>
        <w:t xml:space="preserve"> </w:t>
      </w:r>
      <w:r>
        <w:rPr>
          <w:rFonts w:ascii="黑体" w:eastAsia="黑体" w:hAnsi="黑体" w:hint="eastAsia"/>
          <w:b w:val="0"/>
          <w:bCs w:val="0"/>
          <w:sz w:val="28"/>
          <w:szCs w:val="28"/>
        </w:rPr>
        <w:t>经费预算</w:t>
      </w:r>
      <w:r>
        <w:rPr>
          <w:rFonts w:ascii="黑体" w:eastAsia="黑体" w:hAnsi="黑体" w:hint="eastAsia"/>
          <w:b w:val="0"/>
          <w:bCs w:val="0"/>
          <w:sz w:val="28"/>
          <w:szCs w:val="28"/>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234"/>
        <w:gridCol w:w="1944"/>
        <w:gridCol w:w="1120"/>
        <w:gridCol w:w="1521"/>
        <w:gridCol w:w="1521"/>
      </w:tblGrid>
      <w:tr w:rsidR="00AD536A" w14:paraId="61E62B3D" w14:textId="77777777">
        <w:trPr>
          <w:tblHeader/>
        </w:trPr>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4E7941F" w14:textId="77777777" w:rsidR="00AD536A" w:rsidRDefault="0086460A">
            <w:pPr>
              <w:jc w:val="center"/>
              <w:rPr>
                <w:b/>
                <w:bCs/>
              </w:rPr>
            </w:pPr>
            <w:r>
              <w:rPr>
                <w:b/>
                <w:bCs/>
              </w:rPr>
              <w:t>开支科目</w:t>
            </w:r>
            <w:r>
              <w:rPr>
                <w:b/>
                <w:bCs/>
              </w:rPr>
              <w:t xml:space="preserve"> </w:t>
            </w:r>
          </w:p>
        </w:tc>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32A6B2F" w14:textId="77777777" w:rsidR="00AD536A" w:rsidRDefault="0086460A">
            <w:pPr>
              <w:jc w:val="center"/>
              <w:rPr>
                <w:b/>
                <w:bCs/>
              </w:rPr>
            </w:pPr>
            <w:r>
              <w:rPr>
                <w:b/>
                <w:bCs/>
              </w:rPr>
              <w:t>预算经费（元）</w:t>
            </w:r>
            <w:r>
              <w:rPr>
                <w:b/>
                <w:bCs/>
              </w:rPr>
              <w:t xml:space="preserve"> </w:t>
            </w:r>
          </w:p>
        </w:tc>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D5EE914" w14:textId="77777777" w:rsidR="00AD536A" w:rsidRDefault="0086460A">
            <w:pPr>
              <w:jc w:val="center"/>
              <w:rPr>
                <w:b/>
                <w:bCs/>
              </w:rPr>
            </w:pPr>
            <w:r>
              <w:rPr>
                <w:b/>
                <w:bCs/>
              </w:rPr>
              <w:t>主要用途</w:t>
            </w:r>
            <w:r>
              <w:rPr>
                <w:b/>
                <w:bCs/>
              </w:rPr>
              <w:t xml:space="preserve"> </w:t>
            </w:r>
          </w:p>
        </w:tc>
        <w:tc>
          <w:tcPr>
            <w:tcW w:w="0" w:type="auto"/>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D20799B" w14:textId="77777777" w:rsidR="00AD536A" w:rsidRDefault="0086460A">
            <w:pPr>
              <w:jc w:val="center"/>
              <w:rPr>
                <w:b/>
                <w:bCs/>
              </w:rPr>
            </w:pPr>
            <w:r>
              <w:rPr>
                <w:b/>
                <w:bCs/>
              </w:rPr>
              <w:t>阶段下达经费计划（元）</w:t>
            </w:r>
            <w:r>
              <w:rPr>
                <w:b/>
                <w:bCs/>
              </w:rPr>
              <w:t xml:space="preserve"> </w:t>
            </w:r>
          </w:p>
        </w:tc>
      </w:tr>
      <w:tr w:rsidR="00AD536A" w14:paraId="7E24F00C" w14:textId="77777777">
        <w:trPr>
          <w:tblHeader/>
        </w:trPr>
        <w:tc>
          <w:tcPr>
            <w:tcW w:w="0" w:type="auto"/>
            <w:vMerge/>
            <w:tcBorders>
              <w:top w:val="single" w:sz="8" w:space="0" w:color="auto"/>
              <w:left w:val="single" w:sz="8" w:space="0" w:color="auto"/>
              <w:bottom w:val="single" w:sz="8" w:space="0" w:color="auto"/>
              <w:right w:val="single" w:sz="8" w:space="0" w:color="auto"/>
            </w:tcBorders>
            <w:vAlign w:val="center"/>
          </w:tcPr>
          <w:p w14:paraId="5615ADC8" w14:textId="77777777" w:rsidR="00AD536A" w:rsidRDefault="00AD536A">
            <w:pPr>
              <w:jc w:val="center"/>
              <w:rPr>
                <w:b/>
                <w:bCs/>
              </w:rPr>
            </w:pPr>
          </w:p>
        </w:tc>
        <w:tc>
          <w:tcPr>
            <w:tcW w:w="0" w:type="auto"/>
            <w:vMerge/>
            <w:tcBorders>
              <w:top w:val="single" w:sz="8" w:space="0" w:color="auto"/>
              <w:left w:val="single" w:sz="8" w:space="0" w:color="auto"/>
              <w:bottom w:val="single" w:sz="8" w:space="0" w:color="auto"/>
              <w:right w:val="single" w:sz="8" w:space="0" w:color="auto"/>
            </w:tcBorders>
            <w:vAlign w:val="center"/>
          </w:tcPr>
          <w:p w14:paraId="18B8BDB5" w14:textId="77777777" w:rsidR="00AD536A" w:rsidRDefault="00AD536A">
            <w:pPr>
              <w:jc w:val="center"/>
              <w:rPr>
                <w:b/>
                <w:bCs/>
              </w:rPr>
            </w:pPr>
          </w:p>
        </w:tc>
        <w:tc>
          <w:tcPr>
            <w:tcW w:w="0" w:type="auto"/>
            <w:vMerge/>
            <w:tcBorders>
              <w:top w:val="single" w:sz="8" w:space="0" w:color="auto"/>
              <w:left w:val="single" w:sz="8" w:space="0" w:color="auto"/>
              <w:bottom w:val="single" w:sz="8" w:space="0" w:color="auto"/>
              <w:right w:val="single" w:sz="8" w:space="0" w:color="auto"/>
            </w:tcBorders>
            <w:vAlign w:val="center"/>
          </w:tcPr>
          <w:p w14:paraId="02527963" w14:textId="77777777" w:rsidR="00AD536A" w:rsidRDefault="00AD536A">
            <w:pPr>
              <w:jc w:val="center"/>
              <w:rPr>
                <w:b/>
                <w:bCs/>
              </w:rPr>
            </w:pP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1077A05" w14:textId="77777777" w:rsidR="00AD536A" w:rsidRDefault="0086460A">
            <w:pPr>
              <w:jc w:val="center"/>
              <w:rPr>
                <w:b/>
                <w:bCs/>
              </w:rPr>
            </w:pPr>
            <w:r>
              <w:rPr>
                <w:b/>
                <w:bCs/>
              </w:rPr>
              <w:t>前半阶段</w:t>
            </w: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06E0EE5C" w14:textId="77777777" w:rsidR="00AD536A" w:rsidRDefault="0086460A">
            <w:pPr>
              <w:jc w:val="center"/>
              <w:rPr>
                <w:b/>
                <w:bCs/>
              </w:rPr>
            </w:pPr>
            <w:r>
              <w:rPr>
                <w:b/>
                <w:bCs/>
              </w:rPr>
              <w:t>后半阶段</w:t>
            </w:r>
          </w:p>
        </w:tc>
      </w:tr>
      <w:tr w:rsidR="00AD536A" w14:paraId="38EC56F3"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A19F823" w14:textId="77777777" w:rsidR="00AD536A" w:rsidRDefault="0086460A">
            <w:r>
              <w:t>预算经费总额</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151599E"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8E7C264"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E192E73"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717D8FF" w14:textId="77777777" w:rsidR="00AD536A" w:rsidRDefault="00AD536A">
            <w:pPr>
              <w:jc w:val="center"/>
              <w:rPr>
                <w:rFonts w:ascii="Times New Roman" w:eastAsia="Times New Roman" w:hAnsi="Times New Roman" w:cs="Times New Roman"/>
                <w:sz w:val="20"/>
                <w:szCs w:val="20"/>
              </w:rPr>
            </w:pPr>
          </w:p>
        </w:tc>
      </w:tr>
      <w:tr w:rsidR="00AD536A" w14:paraId="3CA315CE"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DD0777A" w14:textId="77777777" w:rsidR="00AD536A" w:rsidRDefault="0086460A">
            <w:r>
              <w:t xml:space="preserve">1. </w:t>
            </w:r>
            <w:r>
              <w:t>业务费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1845CF0"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DEE1FF4"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34CB964"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17124F2" w14:textId="77777777" w:rsidR="00AD536A" w:rsidRDefault="00AD536A">
            <w:pPr>
              <w:jc w:val="center"/>
              <w:rPr>
                <w:rFonts w:ascii="Times New Roman" w:eastAsia="Times New Roman" w:hAnsi="Times New Roman" w:cs="Times New Roman"/>
                <w:sz w:val="20"/>
                <w:szCs w:val="20"/>
              </w:rPr>
            </w:pPr>
          </w:p>
        </w:tc>
      </w:tr>
      <w:tr w:rsidR="00AD536A" w14:paraId="0038BA7C"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7885B06" w14:textId="77777777" w:rsidR="00AD536A" w:rsidRDefault="0086460A">
            <w:r>
              <w:t>（</w:t>
            </w:r>
            <w:r>
              <w:t>1</w:t>
            </w:r>
            <w:r>
              <w:t>）计算、分析、测试费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518D132"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41E20BD"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2DAC7A1"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E294494" w14:textId="77777777" w:rsidR="00AD536A" w:rsidRDefault="00AD536A">
            <w:pPr>
              <w:jc w:val="center"/>
              <w:rPr>
                <w:rFonts w:ascii="Times New Roman" w:eastAsia="Times New Roman" w:hAnsi="Times New Roman" w:cs="Times New Roman"/>
                <w:sz w:val="20"/>
                <w:szCs w:val="20"/>
              </w:rPr>
            </w:pPr>
          </w:p>
        </w:tc>
      </w:tr>
      <w:tr w:rsidR="00AD536A" w14:paraId="769D98E2"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B56DCEC" w14:textId="77777777" w:rsidR="00AD536A" w:rsidRDefault="0086460A">
            <w:r>
              <w:t>（</w:t>
            </w:r>
            <w:r>
              <w:t>2</w:t>
            </w:r>
            <w:r>
              <w:t>）能源动力费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E661436"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D2258F9"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9BC1DF4"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D5D6C9" w14:textId="77777777" w:rsidR="00AD536A" w:rsidRDefault="00AD536A">
            <w:pPr>
              <w:jc w:val="center"/>
              <w:rPr>
                <w:rFonts w:ascii="Times New Roman" w:eastAsia="Times New Roman" w:hAnsi="Times New Roman" w:cs="Times New Roman"/>
                <w:sz w:val="20"/>
                <w:szCs w:val="20"/>
              </w:rPr>
            </w:pPr>
          </w:p>
        </w:tc>
      </w:tr>
      <w:tr w:rsidR="00AD536A" w14:paraId="72EE14AF"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6FF1B54" w14:textId="77777777" w:rsidR="00AD536A" w:rsidRDefault="0086460A">
            <w:r>
              <w:t>（</w:t>
            </w:r>
            <w:r>
              <w:t>3</w:t>
            </w:r>
            <w:r>
              <w:t>）会议、差旅费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3C8177E"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E3A1C88"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6656C7D"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BFFE482" w14:textId="77777777" w:rsidR="00AD536A" w:rsidRDefault="00AD536A">
            <w:pPr>
              <w:jc w:val="center"/>
              <w:rPr>
                <w:rFonts w:ascii="Times New Roman" w:eastAsia="Times New Roman" w:hAnsi="Times New Roman" w:cs="Times New Roman"/>
                <w:sz w:val="20"/>
                <w:szCs w:val="20"/>
              </w:rPr>
            </w:pPr>
          </w:p>
        </w:tc>
      </w:tr>
      <w:tr w:rsidR="00AD536A" w14:paraId="0F7D5FA2"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29C6607" w14:textId="77777777" w:rsidR="00AD536A" w:rsidRDefault="0086460A">
            <w:r>
              <w:t>（</w:t>
            </w:r>
            <w:r>
              <w:t>4</w:t>
            </w:r>
            <w:r>
              <w:t>）文献检索费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502D61D"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8DCD985"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B91ABFD"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E7FFF98" w14:textId="77777777" w:rsidR="00AD536A" w:rsidRDefault="00AD536A">
            <w:pPr>
              <w:jc w:val="center"/>
              <w:rPr>
                <w:rFonts w:ascii="Times New Roman" w:eastAsia="Times New Roman" w:hAnsi="Times New Roman" w:cs="Times New Roman"/>
                <w:sz w:val="20"/>
                <w:szCs w:val="20"/>
              </w:rPr>
            </w:pPr>
          </w:p>
        </w:tc>
      </w:tr>
      <w:tr w:rsidR="00AD536A" w14:paraId="7C605974"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7CA959A" w14:textId="77777777" w:rsidR="00AD536A" w:rsidRDefault="0086460A">
            <w:r>
              <w:t>（</w:t>
            </w:r>
            <w:r>
              <w:t>5</w:t>
            </w:r>
            <w:r>
              <w:t>）论文出版费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1DA274A"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921FC66"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7DCCFF0"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D21FFD4" w14:textId="77777777" w:rsidR="00AD536A" w:rsidRDefault="00AD536A">
            <w:pPr>
              <w:jc w:val="center"/>
              <w:rPr>
                <w:rFonts w:ascii="Times New Roman" w:eastAsia="Times New Roman" w:hAnsi="Times New Roman" w:cs="Times New Roman"/>
                <w:sz w:val="20"/>
                <w:szCs w:val="20"/>
              </w:rPr>
            </w:pPr>
          </w:p>
        </w:tc>
      </w:tr>
      <w:tr w:rsidR="00AD536A" w14:paraId="3AABAEA8"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754B77F" w14:textId="77777777" w:rsidR="00AD536A" w:rsidRDefault="0086460A">
            <w:r>
              <w:t xml:space="preserve">2. </w:t>
            </w:r>
            <w:r>
              <w:t>仪器设备购置费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8103C75"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1EC2C9F"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C789A9E"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9D0647C" w14:textId="77777777" w:rsidR="00AD536A" w:rsidRDefault="00AD536A">
            <w:pPr>
              <w:jc w:val="center"/>
              <w:rPr>
                <w:rFonts w:ascii="Times New Roman" w:eastAsia="Times New Roman" w:hAnsi="Times New Roman" w:cs="Times New Roman"/>
                <w:sz w:val="20"/>
                <w:szCs w:val="20"/>
              </w:rPr>
            </w:pPr>
          </w:p>
        </w:tc>
      </w:tr>
      <w:tr w:rsidR="00AD536A" w14:paraId="4900B695"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758330D" w14:textId="77777777" w:rsidR="00AD536A" w:rsidRDefault="0086460A">
            <w:r>
              <w:t xml:space="preserve">3. </w:t>
            </w:r>
            <w:r>
              <w:t>实验装置试制费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DAB79A0"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665CB49"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A349965"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EED847F" w14:textId="77777777" w:rsidR="00AD536A" w:rsidRDefault="00AD536A">
            <w:pPr>
              <w:jc w:val="center"/>
              <w:rPr>
                <w:rFonts w:ascii="Times New Roman" w:eastAsia="Times New Roman" w:hAnsi="Times New Roman" w:cs="Times New Roman"/>
                <w:sz w:val="20"/>
                <w:szCs w:val="20"/>
              </w:rPr>
            </w:pPr>
          </w:p>
        </w:tc>
      </w:tr>
      <w:tr w:rsidR="00AD536A" w14:paraId="6AAE8CF1"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B693FAE" w14:textId="77777777" w:rsidR="00AD536A" w:rsidRDefault="0086460A">
            <w:r>
              <w:t xml:space="preserve">4. </w:t>
            </w:r>
            <w:r>
              <w:t>材料费</w:t>
            </w:r>
            <w: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FBCCFF9"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9837487" w14:textId="77777777" w:rsidR="00AD536A" w:rsidRDefault="00AD536A">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31A1630" w14:textId="77777777" w:rsidR="00AD536A" w:rsidRDefault="00AD536A">
            <w:pPr>
              <w:jc w:val="center"/>
              <w:rPr>
                <w:rFonts w:ascii="Times New Roman" w:eastAsia="Times New Roman" w:hAnsi="Times New Roman" w:cs="Times New Roman"/>
                <w:sz w:val="20"/>
                <w:szCs w:val="20"/>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AD223A6" w14:textId="77777777" w:rsidR="00AD536A" w:rsidRDefault="00AD536A">
            <w:pPr>
              <w:jc w:val="center"/>
              <w:rPr>
                <w:rFonts w:ascii="Times New Roman" w:eastAsia="Times New Roman" w:hAnsi="Times New Roman" w:cs="Times New Roman"/>
                <w:sz w:val="20"/>
                <w:szCs w:val="20"/>
              </w:rPr>
            </w:pPr>
          </w:p>
        </w:tc>
      </w:tr>
      <w:tr w:rsidR="00AD536A" w14:paraId="559E6854"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561DA48" w14:textId="77777777" w:rsidR="00AD536A" w:rsidRDefault="0086460A">
            <w:pPr>
              <w:jc w:val="center"/>
            </w:pPr>
            <w:r>
              <w:rPr>
                <w:b/>
                <w:bCs/>
              </w:rPr>
              <w:t>学校批准经费</w:t>
            </w:r>
            <w:r>
              <w:t xml:space="preserve"> </w:t>
            </w:r>
          </w:p>
        </w:tc>
        <w:tc>
          <w:tcPr>
            <w:tcW w:w="0" w:type="auto"/>
            <w:gridSpan w:val="4"/>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5FFE91A" w14:textId="77777777" w:rsidR="00AD536A" w:rsidRDefault="00AD536A">
            <w:pPr>
              <w:jc w:val="center"/>
            </w:pPr>
          </w:p>
        </w:tc>
      </w:tr>
    </w:tbl>
    <w:p w14:paraId="39154F35" w14:textId="77777777" w:rsidR="00AD536A" w:rsidRDefault="0086460A">
      <w:pPr>
        <w:pStyle w:val="4"/>
        <w:keepNext/>
        <w:spacing w:line="600" w:lineRule="atLeast"/>
        <w:textAlignment w:val="center"/>
        <w:rPr>
          <w:rFonts w:ascii="黑体" w:eastAsia="黑体" w:hAnsi="黑体"/>
          <w:b w:val="0"/>
          <w:bCs w:val="0"/>
          <w:sz w:val="28"/>
          <w:szCs w:val="28"/>
        </w:rPr>
      </w:pPr>
      <w:r>
        <w:rPr>
          <w:rFonts w:ascii="黑体" w:eastAsia="黑体" w:hAnsi="黑体" w:hint="eastAsia"/>
          <w:b w:val="0"/>
          <w:bCs w:val="0"/>
          <w:sz w:val="28"/>
          <w:szCs w:val="28"/>
        </w:rPr>
        <w:t>四、</w:t>
      </w:r>
      <w:r>
        <w:rPr>
          <w:rFonts w:ascii="黑体" w:eastAsia="黑体" w:hAnsi="黑体" w:hint="eastAsia"/>
          <w:b w:val="0"/>
          <w:bCs w:val="0"/>
          <w:sz w:val="28"/>
          <w:szCs w:val="28"/>
        </w:rPr>
        <w:t xml:space="preserve"> </w:t>
      </w:r>
      <w:r>
        <w:rPr>
          <w:rFonts w:ascii="黑体" w:eastAsia="黑体" w:hAnsi="黑体" w:hint="eastAsia"/>
          <w:b w:val="0"/>
          <w:bCs w:val="0"/>
          <w:sz w:val="28"/>
          <w:szCs w:val="28"/>
        </w:rPr>
        <w:t>指导教师意见</w:t>
      </w:r>
      <w:r>
        <w:rPr>
          <w:rFonts w:ascii="黑体" w:eastAsia="黑体" w:hAnsi="黑体" w:hint="eastAsia"/>
          <w:b w:val="0"/>
          <w:bCs w:val="0"/>
          <w:sz w:val="28"/>
          <w:szCs w:val="28"/>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AD536A" w14:paraId="6AD49109"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18C854A" w14:textId="77777777" w:rsidR="00AD536A" w:rsidRDefault="0086460A">
            <w:r>
              <w:t xml:space="preserve">  </w:t>
            </w:r>
          </w:p>
          <w:p w14:paraId="46B7C950" w14:textId="77777777" w:rsidR="00AD536A" w:rsidRDefault="00AD536A"/>
          <w:p w14:paraId="505A56B3" w14:textId="77777777" w:rsidR="00AD536A" w:rsidRDefault="00AD536A"/>
          <w:p w14:paraId="0254D0F7" w14:textId="77777777" w:rsidR="00AD536A" w:rsidRDefault="00AD536A"/>
          <w:p w14:paraId="32601A8C" w14:textId="77777777" w:rsidR="00AD536A" w:rsidRDefault="00AD536A"/>
          <w:p w14:paraId="00334566" w14:textId="77777777" w:rsidR="00AD536A" w:rsidRDefault="00AD536A"/>
          <w:p w14:paraId="06E223FB" w14:textId="77777777" w:rsidR="00AD536A" w:rsidRDefault="0086460A">
            <w:pPr>
              <w:jc w:val="right"/>
              <w:rPr>
                <w:rFonts w:ascii="仿宋" w:eastAsia="仿宋" w:hAnsi="仿宋"/>
                <w:b/>
                <w:bCs/>
              </w:rPr>
            </w:pPr>
            <w:r>
              <w:rPr>
                <w:rFonts w:ascii="仿宋" w:eastAsia="仿宋" w:hAnsi="仿宋" w:hint="eastAsia"/>
                <w:b/>
                <w:bCs/>
              </w:rPr>
              <w:t>导师（签章）：</w:t>
            </w:r>
          </w:p>
          <w:p w14:paraId="2C8AFB39" w14:textId="77777777" w:rsidR="00AD536A" w:rsidRDefault="0086460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p w14:paraId="77CCE7DC" w14:textId="77777777" w:rsidR="00AD536A" w:rsidRDefault="0086460A">
      <w:pPr>
        <w:pStyle w:val="4"/>
        <w:keepNext/>
        <w:spacing w:line="600" w:lineRule="atLeast"/>
        <w:textAlignment w:val="center"/>
        <w:rPr>
          <w:rFonts w:ascii="黑体" w:eastAsia="黑体" w:hAnsi="黑体"/>
          <w:b w:val="0"/>
          <w:bCs w:val="0"/>
          <w:sz w:val="28"/>
          <w:szCs w:val="28"/>
        </w:rPr>
      </w:pPr>
      <w:r>
        <w:rPr>
          <w:rFonts w:ascii="黑体" w:eastAsia="黑体" w:hAnsi="黑体" w:hint="eastAsia"/>
          <w:b w:val="0"/>
          <w:bCs w:val="0"/>
          <w:sz w:val="28"/>
          <w:szCs w:val="28"/>
        </w:rPr>
        <w:lastRenderedPageBreak/>
        <w:t>五、</w:t>
      </w:r>
      <w:r>
        <w:rPr>
          <w:rFonts w:ascii="黑体" w:eastAsia="黑体" w:hAnsi="黑体" w:hint="eastAsia"/>
          <w:b w:val="0"/>
          <w:bCs w:val="0"/>
          <w:sz w:val="28"/>
          <w:szCs w:val="28"/>
        </w:rPr>
        <w:t xml:space="preserve"> </w:t>
      </w:r>
      <w:r>
        <w:rPr>
          <w:rFonts w:ascii="黑体" w:eastAsia="黑体" w:hAnsi="黑体" w:hint="eastAsia"/>
          <w:b w:val="0"/>
          <w:bCs w:val="0"/>
          <w:sz w:val="28"/>
          <w:szCs w:val="28"/>
        </w:rPr>
        <w:t>院系意见</w:t>
      </w:r>
      <w:r>
        <w:rPr>
          <w:rFonts w:ascii="黑体" w:eastAsia="黑体" w:hAnsi="黑体" w:hint="eastAsia"/>
          <w:b w:val="0"/>
          <w:bCs w:val="0"/>
          <w:sz w:val="28"/>
          <w:szCs w:val="28"/>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AD536A" w14:paraId="6F827E71"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AE7E693" w14:textId="77777777" w:rsidR="00AD536A" w:rsidRDefault="0086460A">
            <w:r>
              <w:t xml:space="preserve">  </w:t>
            </w:r>
          </w:p>
          <w:p w14:paraId="413A408C" w14:textId="77777777" w:rsidR="00AD536A" w:rsidRDefault="00AD536A"/>
          <w:p w14:paraId="51CF1F27" w14:textId="77777777" w:rsidR="00AD536A" w:rsidRDefault="00AD536A"/>
          <w:p w14:paraId="5E6B626B" w14:textId="77777777" w:rsidR="00AD536A" w:rsidRDefault="00AD536A"/>
          <w:p w14:paraId="1602D156" w14:textId="77777777" w:rsidR="00AD536A" w:rsidRDefault="00AD536A"/>
          <w:p w14:paraId="0BDBF447" w14:textId="77777777" w:rsidR="00AD536A" w:rsidRDefault="00AD536A"/>
          <w:p w14:paraId="7D854E6B" w14:textId="77777777" w:rsidR="00AD536A" w:rsidRDefault="0086460A">
            <w:pPr>
              <w:jc w:val="right"/>
              <w:rPr>
                <w:rFonts w:ascii="仿宋" w:eastAsia="仿宋" w:hAnsi="仿宋"/>
                <w:b/>
                <w:bCs/>
              </w:rPr>
            </w:pPr>
            <w:r>
              <w:rPr>
                <w:rFonts w:ascii="仿宋" w:eastAsia="仿宋" w:hAnsi="仿宋" w:hint="eastAsia"/>
                <w:b/>
                <w:bCs/>
              </w:rPr>
              <w:t>学院（盖章）：</w:t>
            </w:r>
          </w:p>
          <w:p w14:paraId="7E1E67D6" w14:textId="77777777" w:rsidR="00AD536A" w:rsidRDefault="0086460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p w14:paraId="7C399F12" w14:textId="77777777" w:rsidR="00AD536A" w:rsidRDefault="0086460A">
      <w:pPr>
        <w:pStyle w:val="4"/>
        <w:keepNext/>
        <w:spacing w:line="600" w:lineRule="atLeast"/>
        <w:textAlignment w:val="center"/>
        <w:rPr>
          <w:rFonts w:ascii="黑体" w:eastAsia="黑体" w:hAnsi="黑体"/>
          <w:b w:val="0"/>
          <w:bCs w:val="0"/>
          <w:sz w:val="28"/>
          <w:szCs w:val="28"/>
        </w:rPr>
      </w:pPr>
      <w:r>
        <w:rPr>
          <w:rFonts w:ascii="黑体" w:eastAsia="黑体" w:hAnsi="黑体" w:hint="eastAsia"/>
          <w:b w:val="0"/>
          <w:bCs w:val="0"/>
          <w:sz w:val="28"/>
          <w:szCs w:val="28"/>
        </w:rPr>
        <w:t>六、</w:t>
      </w:r>
      <w:r>
        <w:rPr>
          <w:rFonts w:ascii="黑体" w:eastAsia="黑体" w:hAnsi="黑体" w:hint="eastAsia"/>
          <w:b w:val="0"/>
          <w:bCs w:val="0"/>
          <w:sz w:val="28"/>
          <w:szCs w:val="28"/>
        </w:rPr>
        <w:t xml:space="preserve"> </w:t>
      </w:r>
      <w:r>
        <w:rPr>
          <w:rFonts w:ascii="黑体" w:eastAsia="黑体" w:hAnsi="黑体" w:hint="eastAsia"/>
          <w:b w:val="0"/>
          <w:bCs w:val="0"/>
          <w:sz w:val="28"/>
          <w:szCs w:val="28"/>
        </w:rPr>
        <w:t>学校意见</w:t>
      </w:r>
      <w:r>
        <w:rPr>
          <w:rFonts w:ascii="黑体" w:eastAsia="黑体" w:hAnsi="黑体" w:hint="eastAsia"/>
          <w:b w:val="0"/>
          <w:bCs w:val="0"/>
          <w:sz w:val="28"/>
          <w:szCs w:val="28"/>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8598"/>
        <w:gridCol w:w="27"/>
        <w:gridCol w:w="715"/>
      </w:tblGrid>
      <w:tr w:rsidR="00AD536A" w14:paraId="6B9824C8" w14:textId="77777777">
        <w:trPr>
          <w:gridAfter w:val="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99876A4" w14:textId="77777777" w:rsidR="00AD536A" w:rsidRDefault="0086460A">
            <w:r>
              <w:t xml:space="preserve">  </w:t>
            </w:r>
          </w:p>
          <w:p w14:paraId="7EB4B4A9" w14:textId="77777777" w:rsidR="00AD536A" w:rsidRDefault="00AD536A"/>
          <w:p w14:paraId="59919578" w14:textId="77777777" w:rsidR="00AD536A" w:rsidRDefault="00AD536A"/>
          <w:p w14:paraId="4340A91C" w14:textId="77777777" w:rsidR="00AD536A" w:rsidRDefault="00AD536A"/>
          <w:p w14:paraId="75A65485" w14:textId="77777777" w:rsidR="00AD536A" w:rsidRDefault="00AD536A"/>
          <w:p w14:paraId="4976DA46" w14:textId="77777777" w:rsidR="00AD536A" w:rsidRDefault="00AD536A"/>
          <w:p w14:paraId="790C4A37" w14:textId="77777777" w:rsidR="00AD536A" w:rsidRDefault="0086460A">
            <w:pPr>
              <w:jc w:val="right"/>
              <w:rPr>
                <w:rFonts w:ascii="仿宋" w:eastAsia="仿宋" w:hAnsi="仿宋"/>
                <w:b/>
                <w:bCs/>
              </w:rPr>
            </w:pPr>
            <w:r>
              <w:rPr>
                <w:rFonts w:ascii="仿宋" w:eastAsia="仿宋" w:hAnsi="仿宋" w:hint="eastAsia"/>
                <w:b/>
                <w:bCs/>
              </w:rPr>
              <w:t>学校（盖章）：</w:t>
            </w:r>
          </w:p>
          <w:p w14:paraId="67881B9C" w14:textId="77777777" w:rsidR="00AD536A" w:rsidRDefault="0086460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r w:rsidR="00AD536A" w14:paraId="63148CB5" w14:textId="77777777">
        <w:tblPrEx>
          <w:tblCellSpacing w:w="0" w:type="dxa"/>
          <w:tblCellMar>
            <w:top w:w="0" w:type="dxa"/>
            <w:left w:w="0" w:type="dxa"/>
            <w:bottom w:w="0" w:type="dxa"/>
            <w:right w:w="0" w:type="dxa"/>
          </w:tblCellMar>
        </w:tblPrEx>
        <w:trPr>
          <w:gridBefore w:val="1"/>
          <w:tblCellSpacing w:w="0" w:type="dxa"/>
        </w:trPr>
        <w:tc>
          <w:tcPr>
            <w:tcW w:w="0" w:type="auto"/>
            <w:vAlign w:val="center"/>
          </w:tcPr>
          <w:p w14:paraId="46C80930" w14:textId="77777777" w:rsidR="00AD536A" w:rsidRDefault="00AD536A">
            <w:pPr>
              <w:rPr>
                <w:rFonts w:ascii="微软雅黑" w:eastAsia="微软雅黑" w:hAnsi="微软雅黑"/>
                <w:sz w:val="28"/>
                <w:szCs w:val="28"/>
              </w:rPr>
            </w:pPr>
          </w:p>
        </w:tc>
        <w:tc>
          <w:tcPr>
            <w:tcW w:w="0" w:type="auto"/>
            <w:vAlign w:val="center"/>
          </w:tcPr>
          <w:p w14:paraId="03154C16" w14:textId="77777777" w:rsidR="00AD536A" w:rsidRDefault="0086460A">
            <w:pPr>
              <w:pStyle w:val="a5"/>
              <w:jc w:val="center"/>
            </w:pPr>
            <w:r>
              <w:rPr>
                <w:rFonts w:hint="eastAsia"/>
              </w:rPr>
              <w:fldChar w:fldCharType="begin"/>
            </w:r>
            <w:r>
              <w:rPr>
                <w:rFonts w:hint="eastAsia"/>
              </w:rPr>
              <w:instrText>PAGE</w:instrTex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end"/>
            </w:r>
            <w:r>
              <w:rPr>
                <w:rFonts w:hint="eastAsia"/>
              </w:rPr>
              <w:t xml:space="preserve"> </w:t>
            </w:r>
          </w:p>
        </w:tc>
      </w:tr>
    </w:tbl>
    <w:p w14:paraId="2666D5BF" w14:textId="77777777" w:rsidR="00AD536A" w:rsidRDefault="00AD536A"/>
    <w:sectPr w:rsidR="00AD536A">
      <w:pgSz w:w="12240" w:h="15840"/>
      <w:pgMar w:top="1440" w:right="1440" w:bottom="1440" w:left="1440" w:header="720" w:footer="720" w:gutter="0"/>
      <w:cols w:space="425"/>
      <w:titlePg/>
      <w:docGrid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w" w:date="2024-10-29T14:12:00Z" w:initials="w">
    <w:p w14:paraId="114CE3F3" w14:textId="5617B7C3" w:rsidR="0086460A" w:rsidRDefault="0086460A">
      <w:pPr>
        <w:pStyle w:val="a3"/>
      </w:pPr>
      <w:r>
        <w:rPr>
          <w:rStyle w:val="ac"/>
        </w:rPr>
        <w:annotationRef/>
      </w:r>
      <w:r>
        <w:rPr>
          <w:rFonts w:hint="eastAsia"/>
        </w:rPr>
        <w:t>题目中有连续双帧，这里要引出连续双帧</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14CE3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A724601"/>
    <w:multiLevelType w:val="singleLevel"/>
    <w:tmpl w:val="CA724601"/>
    <w:lvl w:ilvl="0">
      <w:start w:val="1"/>
      <w:numFmt w:val="decimal"/>
      <w:suff w:val="nothing"/>
      <w:lvlText w:val="%1、"/>
      <w:lvlJc w:val="left"/>
    </w:lvl>
  </w:abstractNum>
  <w:abstractNum w:abstractNumId="1" w15:restartNumberingAfterBreak="0">
    <w:nsid w:val="D81B7343"/>
    <w:multiLevelType w:val="singleLevel"/>
    <w:tmpl w:val="D81B7343"/>
    <w:lvl w:ilvl="0">
      <w:start w:val="1"/>
      <w:numFmt w:val="decimal"/>
      <w:suff w:val="space"/>
      <w:lvlText w:val="%1."/>
      <w:lvlJc w:val="left"/>
    </w:lvl>
  </w:abstractNum>
  <w:abstractNum w:abstractNumId="2" w15:restartNumberingAfterBreak="0">
    <w:nsid w:val="DF459599"/>
    <w:multiLevelType w:val="singleLevel"/>
    <w:tmpl w:val="DF459599"/>
    <w:lvl w:ilvl="0">
      <w:start w:val="2"/>
      <w:numFmt w:val="chineseCounting"/>
      <w:suff w:val="nothing"/>
      <w:lvlText w:val="%1、"/>
      <w:lvlJc w:val="left"/>
      <w:rPr>
        <w:rFonts w:hint="eastAsia"/>
      </w:rPr>
    </w:lvl>
  </w:abstractNum>
  <w:abstractNum w:abstractNumId="3" w15:restartNumberingAfterBreak="0">
    <w:nsid w:val="FEDCD004"/>
    <w:multiLevelType w:val="singleLevel"/>
    <w:tmpl w:val="FEDCD004"/>
    <w:lvl w:ilvl="0">
      <w:start w:val="1"/>
      <w:numFmt w:val="decimal"/>
      <w:suff w:val="space"/>
      <w:lvlText w:val="%1."/>
      <w:lvlJc w:val="left"/>
      <w:rPr>
        <w:rFonts w:ascii="Times New Roman" w:hAnsi="Times New Roman" w:cs="Times New Roman" w:hint="default"/>
      </w:rPr>
    </w:lvl>
  </w:abstractNum>
  <w:abstractNum w:abstractNumId="4" w15:restartNumberingAfterBreak="0">
    <w:nsid w:val="2B6D7C67"/>
    <w:multiLevelType w:val="singleLevel"/>
    <w:tmpl w:val="2B6D7C67"/>
    <w:lvl w:ilvl="0">
      <w:start w:val="4"/>
      <w:numFmt w:val="decimal"/>
      <w:suff w:val="space"/>
      <w:lvlText w:val="%1."/>
      <w:lvlJc w:val="left"/>
    </w:lvl>
  </w:abstractNum>
  <w:abstractNum w:abstractNumId="5" w15:restartNumberingAfterBreak="0">
    <w:nsid w:val="35583A5E"/>
    <w:multiLevelType w:val="singleLevel"/>
    <w:tmpl w:val="35583A5E"/>
    <w:lvl w:ilvl="0">
      <w:start w:val="1"/>
      <w:numFmt w:val="decimal"/>
      <w:suff w:val="space"/>
      <w:lvlText w:val="%1."/>
      <w:lvlJc w:val="left"/>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
    <w15:presenceInfo w15:providerId="None" w15:userId="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trackRevisions/>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A4ODAxYjdhZDlmYWE5ZWFkMTYzNzk3YTYzZjI0NTgifQ=="/>
  </w:docVars>
  <w:rsids>
    <w:rsidRoot w:val="00C33AA7"/>
    <w:rsid w:val="00051EF8"/>
    <w:rsid w:val="00092D24"/>
    <w:rsid w:val="000D1B94"/>
    <w:rsid w:val="000F04B1"/>
    <w:rsid w:val="002E05B2"/>
    <w:rsid w:val="00302227"/>
    <w:rsid w:val="003369CC"/>
    <w:rsid w:val="003442EB"/>
    <w:rsid w:val="0038095D"/>
    <w:rsid w:val="003E2427"/>
    <w:rsid w:val="00441188"/>
    <w:rsid w:val="005C575A"/>
    <w:rsid w:val="005E4E68"/>
    <w:rsid w:val="006F36CC"/>
    <w:rsid w:val="0086460A"/>
    <w:rsid w:val="009211AE"/>
    <w:rsid w:val="00A25538"/>
    <w:rsid w:val="00AA1879"/>
    <w:rsid w:val="00AD536A"/>
    <w:rsid w:val="00C33AA7"/>
    <w:rsid w:val="00CC698D"/>
    <w:rsid w:val="00D63344"/>
    <w:rsid w:val="00F82AE7"/>
    <w:rsid w:val="13FD2082"/>
    <w:rsid w:val="18FF22A3"/>
    <w:rsid w:val="1F226DD5"/>
    <w:rsid w:val="213F36B1"/>
    <w:rsid w:val="2BB27B1E"/>
    <w:rsid w:val="3167799B"/>
    <w:rsid w:val="32A55811"/>
    <w:rsid w:val="350607E9"/>
    <w:rsid w:val="3A487B10"/>
    <w:rsid w:val="3A4A73CA"/>
    <w:rsid w:val="3D7A02D9"/>
    <w:rsid w:val="4C653BF0"/>
    <w:rsid w:val="50A15412"/>
    <w:rsid w:val="5AAF469B"/>
    <w:rsid w:val="5F984BD2"/>
    <w:rsid w:val="7A417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3051C"/>
  <w15:docId w15:val="{1E0A8DB7-C915-4623-83CD-904C14277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hAnsi="宋体" w:cs="宋体"/>
      <w:sz w:val="24"/>
      <w:szCs w:val="24"/>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footer"/>
    <w:basedOn w:val="a"/>
    <w:link w:val="a6"/>
    <w:uiPriority w:val="99"/>
    <w:unhideWhenUsed/>
    <w:qFormat/>
    <w:pPr>
      <w:tabs>
        <w:tab w:val="center" w:pos="4320"/>
        <w:tab w:val="right" w:pos="8640"/>
      </w:tabs>
    </w:pPr>
    <w:rPr>
      <w:rFonts w:ascii="等线" w:eastAsia="等线" w:hAnsi="等线"/>
    </w:rPr>
  </w:style>
  <w:style w:type="paragraph" w:styleId="a7">
    <w:name w:val="header"/>
    <w:basedOn w:val="a"/>
    <w:link w:val="a8"/>
    <w:uiPriority w:val="99"/>
    <w:unhideWhenUsed/>
    <w:qFormat/>
    <w:pPr>
      <w:spacing w:before="100" w:beforeAutospacing="1" w:after="100" w:afterAutospacing="1"/>
    </w:pPr>
  </w:style>
  <w:style w:type="paragraph" w:styleId="a9">
    <w:name w:val="Normal (Web)"/>
    <w:basedOn w:val="a"/>
    <w:uiPriority w:val="99"/>
    <w:unhideWhenUsed/>
    <w:qFormat/>
    <w:pPr>
      <w:spacing w:before="100" w:beforeAutospacing="1" w:after="100" w:afterAutospacing="1"/>
    </w:pPr>
  </w:style>
  <w:style w:type="character" w:styleId="aa">
    <w:name w:val="FollowedHyperlink"/>
    <w:basedOn w:val="a0"/>
    <w:uiPriority w:val="99"/>
    <w:semiHidden/>
    <w:unhideWhenUsed/>
    <w:qFormat/>
    <w:rPr>
      <w:color w:val="800080"/>
      <w:u w:val="single"/>
    </w:rPr>
  </w:style>
  <w:style w:type="character" w:styleId="ab">
    <w:name w:val="Hyperlink"/>
    <w:basedOn w:val="a0"/>
    <w:uiPriority w:val="99"/>
    <w:semiHidden/>
    <w:unhideWhenUsed/>
    <w:qFormat/>
    <w:rPr>
      <w:color w:val="0000FF"/>
      <w:u w:val="single"/>
    </w:rPr>
  </w:style>
  <w:style w:type="paragraph" w:customStyle="1" w:styleId="msonormal0">
    <w:name w:val="msonormal"/>
    <w:basedOn w:val="a"/>
    <w:qFormat/>
    <w:pPr>
      <w:spacing w:before="100" w:beforeAutospacing="1" w:after="100" w:afterAutospacing="1"/>
    </w:pPr>
  </w:style>
  <w:style w:type="character" w:customStyle="1" w:styleId="a6">
    <w:name w:val="页脚 字符"/>
    <w:basedOn w:val="a0"/>
    <w:link w:val="a5"/>
    <w:uiPriority w:val="99"/>
    <w:qFormat/>
    <w:rPr>
      <w:rFonts w:ascii="宋体" w:eastAsia="宋体" w:hAnsi="宋体" w:cs="宋体"/>
      <w:sz w:val="18"/>
      <w:szCs w:val="18"/>
    </w:rPr>
  </w:style>
  <w:style w:type="paragraph" w:customStyle="1" w:styleId="c-word--empty">
    <w:name w:val="c-word--empty"/>
    <w:basedOn w:val="a"/>
    <w:qFormat/>
    <w:pPr>
      <w:spacing w:before="100" w:beforeAutospacing="1" w:after="100" w:afterAutospacing="1"/>
      <w:jc w:val="center"/>
    </w:pPr>
    <w:rPr>
      <w:color w:val="DDDDDD"/>
      <w:sz w:val="36"/>
      <w:szCs w:val="36"/>
    </w:rPr>
  </w:style>
  <w:style w:type="paragraph" w:customStyle="1" w:styleId="c-word--title">
    <w:name w:val="c-word--title"/>
    <w:basedOn w:val="a"/>
    <w:qFormat/>
    <w:pPr>
      <w:jc w:val="center"/>
    </w:pPr>
  </w:style>
  <w:style w:type="paragraph" w:customStyle="1" w:styleId="text-center">
    <w:name w:val="text-center"/>
    <w:basedOn w:val="a"/>
    <w:qFormat/>
    <w:pPr>
      <w:spacing w:before="100" w:beforeAutospacing="1" w:after="100" w:afterAutospacing="1"/>
      <w:jc w:val="center"/>
    </w:pPr>
  </w:style>
  <w:style w:type="paragraph" w:customStyle="1" w:styleId="litigation-guide--container">
    <w:name w:val="litigation-guide--container"/>
    <w:basedOn w:val="a"/>
    <w:qFormat/>
    <w:pPr>
      <w:spacing w:before="100" w:beforeAutospacing="1" w:after="100" w:afterAutospacing="1"/>
    </w:pPr>
  </w:style>
  <w:style w:type="paragraph" w:customStyle="1" w:styleId="zxgk-zx110-container">
    <w:name w:val="zxgk-zx110-container"/>
    <w:basedOn w:val="a"/>
    <w:qFormat/>
    <w:pPr>
      <w:spacing w:before="100" w:beforeAutospacing="1" w:after="100" w:afterAutospacing="1"/>
    </w:pPr>
  </w:style>
  <w:style w:type="paragraph" w:customStyle="1" w:styleId="note-article--container">
    <w:name w:val="note-article--container"/>
    <w:basedOn w:val="a"/>
    <w:qFormat/>
    <w:pPr>
      <w:spacing w:before="100" w:beforeAutospacing="1" w:after="100" w:afterAutospacing="1"/>
    </w:pPr>
    <w:rPr>
      <w:rFonts w:ascii="微软雅黑" w:eastAsia="微软雅黑" w:hAnsi="微软雅黑"/>
      <w:color w:val="2F2F2F"/>
      <w:sz w:val="21"/>
      <w:szCs w:val="21"/>
    </w:rPr>
  </w:style>
  <w:style w:type="paragraph" w:customStyle="1" w:styleId="c-lxyj-title">
    <w:name w:val="c-lxyj-title"/>
    <w:basedOn w:val="a"/>
    <w:qFormat/>
    <w:pPr>
      <w:spacing w:before="100" w:beforeAutospacing="1" w:after="100" w:afterAutospacing="1"/>
    </w:pPr>
  </w:style>
  <w:style w:type="paragraph" w:customStyle="1" w:styleId="c-lxyj-content">
    <w:name w:val="c-lxyj-content"/>
    <w:basedOn w:val="a"/>
    <w:qFormat/>
    <w:pPr>
      <w:spacing w:before="100" w:beforeAutospacing="1" w:after="100" w:afterAutospacing="1"/>
    </w:pPr>
  </w:style>
  <w:style w:type="paragraph" w:customStyle="1" w:styleId="leader-boxs">
    <w:name w:val="leader-boxs"/>
    <w:basedOn w:val="a"/>
    <w:qFormat/>
    <w:pPr>
      <w:spacing w:before="100" w:beforeAutospacing="1" w:after="100" w:afterAutospacing="1"/>
    </w:pPr>
  </w:style>
  <w:style w:type="paragraph" w:customStyle="1" w:styleId="leader-box">
    <w:name w:val="leader-box"/>
    <w:basedOn w:val="a"/>
    <w:qFormat/>
    <w:pPr>
      <w:spacing w:before="100" w:beforeAutospacing="1" w:after="100" w:afterAutospacing="1"/>
    </w:pPr>
  </w:style>
  <w:style w:type="paragraph" w:customStyle="1" w:styleId="leader-box--name">
    <w:name w:val="leader-box--name"/>
    <w:basedOn w:val="a"/>
    <w:qFormat/>
    <w:pPr>
      <w:spacing w:before="100" w:beforeAutospacing="1" w:after="100" w:afterAutospacing="1"/>
    </w:pPr>
  </w:style>
  <w:style w:type="paragraph" w:customStyle="1" w:styleId="leader-box--zhiwu">
    <w:name w:val="leader-box--zhiwu"/>
    <w:basedOn w:val="a"/>
    <w:qFormat/>
    <w:pPr>
      <w:spacing w:before="100" w:beforeAutospacing="1" w:after="100" w:afterAutospacing="1"/>
    </w:pPr>
  </w:style>
  <w:style w:type="paragraph" w:customStyle="1" w:styleId="institutional-functions--title">
    <w:name w:val="institutional-functions--title"/>
    <w:basedOn w:val="a"/>
    <w:qFormat/>
    <w:pPr>
      <w:spacing w:before="100" w:beforeAutospacing="1" w:after="100" w:afterAutospacing="1"/>
    </w:pPr>
  </w:style>
  <w:style w:type="paragraph" w:customStyle="1" w:styleId="zxgk-zx110">
    <w:name w:val="zxgk-zx110"/>
    <w:basedOn w:val="a"/>
    <w:qFormat/>
    <w:pPr>
      <w:spacing w:before="100" w:beforeAutospacing="1" w:after="100" w:afterAutospacing="1"/>
    </w:pPr>
  </w:style>
  <w:style w:type="paragraph" w:customStyle="1" w:styleId="word-logo">
    <w:name w:val="word-logo"/>
    <w:basedOn w:val="a"/>
    <w:qFormat/>
    <w:pPr>
      <w:spacing w:before="100" w:beforeAutospacing="1" w:after="100" w:afterAutospacing="1"/>
    </w:pPr>
  </w:style>
  <w:style w:type="paragraph" w:customStyle="1" w:styleId="word-title1">
    <w:name w:val="word-title1"/>
    <w:basedOn w:val="a"/>
    <w:qFormat/>
    <w:pPr>
      <w:spacing w:before="100" w:beforeAutospacing="1" w:after="100" w:afterAutospacing="1"/>
    </w:pPr>
  </w:style>
  <w:style w:type="paragraph" w:customStyle="1" w:styleId="c-base-info-title">
    <w:name w:val="c-base-info-title"/>
    <w:basedOn w:val="a"/>
    <w:qFormat/>
    <w:pPr>
      <w:spacing w:before="100" w:beforeAutospacing="1" w:after="100" w:afterAutospacing="1"/>
    </w:pPr>
  </w:style>
  <w:style w:type="paragraph" w:customStyle="1" w:styleId="c-base-info-content">
    <w:name w:val="c-base-info-content"/>
    <w:basedOn w:val="a"/>
    <w:qFormat/>
    <w:pPr>
      <w:spacing w:before="100" w:beforeAutospacing="1" w:after="100" w:afterAutospacing="1"/>
    </w:pPr>
  </w:style>
  <w:style w:type="paragraph" w:customStyle="1" w:styleId="c-yijian-sign">
    <w:name w:val="c-yijian-sign"/>
    <w:basedOn w:val="a"/>
    <w:qFormat/>
    <w:pPr>
      <w:spacing w:before="100" w:beforeAutospacing="1" w:after="100" w:afterAutospacing="1"/>
    </w:pPr>
  </w:style>
  <w:style w:type="paragraph" w:customStyle="1" w:styleId="c-yijian-content">
    <w:name w:val="c-yijian-content"/>
    <w:basedOn w:val="a"/>
    <w:qFormat/>
    <w:pPr>
      <w:spacing w:before="100" w:beforeAutospacing="1" w:after="100" w:afterAutospacing="1"/>
    </w:pPr>
  </w:style>
  <w:style w:type="paragraph" w:customStyle="1" w:styleId="c-lxyj-sub">
    <w:name w:val="c-lxyj-sub"/>
    <w:basedOn w:val="a"/>
    <w:qFormat/>
    <w:pPr>
      <w:spacing w:before="100" w:beforeAutospacing="1" w:after="100" w:afterAutospacing="1"/>
    </w:pPr>
  </w:style>
  <w:style w:type="paragraph" w:customStyle="1" w:styleId="text-title">
    <w:name w:val="text-title"/>
    <w:basedOn w:val="a"/>
    <w:qFormat/>
    <w:pPr>
      <w:spacing w:before="100" w:beforeAutospacing="1" w:after="100" w:afterAutospacing="1"/>
    </w:pPr>
  </w:style>
  <w:style w:type="paragraph" w:customStyle="1" w:styleId="text-number">
    <w:name w:val="text-number"/>
    <w:basedOn w:val="a"/>
    <w:qFormat/>
    <w:pPr>
      <w:spacing w:before="100" w:beforeAutospacing="1" w:after="100" w:afterAutospacing="1"/>
    </w:pPr>
  </w:style>
  <w:style w:type="paragraph" w:customStyle="1" w:styleId="traffic-guide--title">
    <w:name w:val="traffic-guide--title"/>
    <w:basedOn w:val="a"/>
    <w:qFormat/>
    <w:pPr>
      <w:spacing w:before="100" w:beforeAutospacing="1" w:after="100" w:afterAutospacing="1"/>
    </w:pPr>
  </w:style>
  <w:style w:type="paragraph" w:customStyle="1" w:styleId="traffic-guide--text">
    <w:name w:val="traffic-guide--text"/>
    <w:basedOn w:val="a"/>
    <w:qFormat/>
    <w:pPr>
      <w:spacing w:before="100" w:beforeAutospacing="1" w:after="100" w:afterAutospacing="1"/>
    </w:pPr>
  </w:style>
  <w:style w:type="paragraph" w:customStyle="1" w:styleId="c-lxyj-sub-title">
    <w:name w:val="c-lxyj-sub-title"/>
    <w:basedOn w:val="a"/>
    <w:qFormat/>
    <w:pPr>
      <w:spacing w:before="100" w:beforeAutospacing="1" w:after="100" w:afterAutospacing="1"/>
    </w:pPr>
  </w:style>
  <w:style w:type="paragraph" w:customStyle="1" w:styleId="c-lxyj-sub-contet">
    <w:name w:val="c-lxyj-sub-contet"/>
    <w:basedOn w:val="a"/>
    <w:qFormat/>
    <w:pPr>
      <w:spacing w:before="100" w:beforeAutospacing="1" w:after="100" w:afterAutospacing="1"/>
    </w:pPr>
  </w:style>
  <w:style w:type="paragraph" w:customStyle="1" w:styleId="word-logo1">
    <w:name w:val="word-logo1"/>
    <w:basedOn w:val="a"/>
    <w:qFormat/>
    <w:pPr>
      <w:spacing w:before="200" w:after="200"/>
      <w:jc w:val="center"/>
    </w:pPr>
  </w:style>
  <w:style w:type="paragraph" w:customStyle="1" w:styleId="word-title11">
    <w:name w:val="word-title11"/>
    <w:basedOn w:val="a"/>
    <w:qFormat/>
    <w:pPr>
      <w:spacing w:before="200" w:after="400"/>
      <w:jc w:val="center"/>
    </w:pPr>
    <w:rPr>
      <w:rFonts w:ascii="黑体" w:eastAsia="黑体" w:hAnsi="黑体"/>
      <w:sz w:val="52"/>
      <w:szCs w:val="52"/>
    </w:rPr>
  </w:style>
  <w:style w:type="paragraph" w:customStyle="1" w:styleId="c-base-info-title1">
    <w:name w:val="c-base-info-title1"/>
    <w:basedOn w:val="a"/>
    <w:qFormat/>
    <w:pPr>
      <w:keepNext/>
      <w:spacing w:before="100" w:beforeAutospacing="1" w:after="100" w:afterAutospacing="1" w:line="600" w:lineRule="atLeast"/>
      <w:textAlignment w:val="center"/>
    </w:pPr>
    <w:rPr>
      <w:rFonts w:ascii="黑体" w:eastAsia="黑体" w:hAnsi="黑体"/>
      <w:sz w:val="28"/>
      <w:szCs w:val="28"/>
    </w:rPr>
  </w:style>
  <w:style w:type="paragraph" w:customStyle="1" w:styleId="c-base-info-content1">
    <w:name w:val="c-base-info-content1"/>
    <w:basedOn w:val="a"/>
    <w:qFormat/>
    <w:pPr>
      <w:spacing w:before="20" w:after="20"/>
    </w:pPr>
  </w:style>
  <w:style w:type="paragraph" w:customStyle="1" w:styleId="c-lxyj-title1">
    <w:name w:val="c-lxyj-title1"/>
    <w:basedOn w:val="a"/>
    <w:qFormat/>
    <w:pPr>
      <w:spacing w:before="120" w:after="120" w:line="400" w:lineRule="atLeast"/>
      <w:textAlignment w:val="center"/>
    </w:pPr>
    <w:rPr>
      <w:b/>
      <w:bCs/>
    </w:rPr>
  </w:style>
  <w:style w:type="paragraph" w:customStyle="1" w:styleId="c-lxyj-content1">
    <w:name w:val="c-lxyj-content1"/>
    <w:basedOn w:val="a"/>
    <w:qFormat/>
    <w:pPr>
      <w:spacing w:before="240" w:after="480" w:line="480" w:lineRule="atLeast"/>
      <w:ind w:left="80" w:right="80" w:firstLine="480"/>
    </w:pPr>
  </w:style>
  <w:style w:type="paragraph" w:customStyle="1" w:styleId="c-lxyj-sub1">
    <w:name w:val="c-lxyj-sub1"/>
    <w:basedOn w:val="a"/>
    <w:qFormat/>
    <w:pPr>
      <w:spacing w:before="120" w:after="240"/>
    </w:pPr>
  </w:style>
  <w:style w:type="paragraph" w:customStyle="1" w:styleId="c-lxyj-sub-title1">
    <w:name w:val="c-lxyj-sub-title1"/>
    <w:basedOn w:val="a"/>
    <w:qFormat/>
    <w:pPr>
      <w:spacing w:before="100" w:beforeAutospacing="1" w:after="100" w:afterAutospacing="1"/>
      <w:ind w:firstLine="480"/>
    </w:pPr>
    <w:rPr>
      <w:rFonts w:ascii="仿宋" w:eastAsia="仿宋" w:hAnsi="仿宋"/>
      <w:b/>
      <w:bCs/>
    </w:rPr>
  </w:style>
  <w:style w:type="paragraph" w:customStyle="1" w:styleId="c-lxyj-sub-contet1">
    <w:name w:val="c-lxyj-sub-contet1"/>
    <w:basedOn w:val="a"/>
    <w:qFormat/>
    <w:pPr>
      <w:spacing w:before="40" w:after="240"/>
      <w:ind w:left="480" w:right="480" w:firstLine="480"/>
    </w:pPr>
  </w:style>
  <w:style w:type="paragraph" w:customStyle="1" w:styleId="c-yijian-sign1">
    <w:name w:val="c-yijian-sign1"/>
    <w:basedOn w:val="a"/>
    <w:qFormat/>
    <w:pPr>
      <w:spacing w:before="240" w:after="40"/>
      <w:ind w:right="800"/>
      <w:jc w:val="right"/>
    </w:pPr>
    <w:rPr>
      <w:rFonts w:ascii="仿宋" w:eastAsia="仿宋" w:hAnsi="仿宋"/>
      <w:b/>
      <w:bCs/>
    </w:rPr>
  </w:style>
  <w:style w:type="paragraph" w:customStyle="1" w:styleId="c-yijian-content1">
    <w:name w:val="c-yijian-content1"/>
    <w:basedOn w:val="a"/>
    <w:qFormat/>
    <w:pPr>
      <w:spacing w:before="240" w:after="240"/>
      <w:ind w:left="240" w:right="240"/>
    </w:pPr>
  </w:style>
  <w:style w:type="paragraph" w:customStyle="1" w:styleId="leader-boxs1">
    <w:name w:val="leader-boxs1"/>
    <w:basedOn w:val="a"/>
    <w:qFormat/>
    <w:pPr>
      <w:spacing w:before="100" w:beforeAutospacing="1" w:after="100" w:afterAutospacing="1"/>
    </w:pPr>
  </w:style>
  <w:style w:type="paragraph" w:customStyle="1" w:styleId="leader-box1">
    <w:name w:val="leader-box1"/>
    <w:basedOn w:val="a"/>
    <w:qFormat/>
    <w:pPr>
      <w:spacing w:before="360" w:after="360"/>
    </w:pPr>
  </w:style>
  <w:style w:type="paragraph" w:customStyle="1" w:styleId="leader-box--name1">
    <w:name w:val="leader-box--name1"/>
    <w:basedOn w:val="a"/>
    <w:qFormat/>
    <w:pPr>
      <w:spacing w:before="100" w:beforeAutospacing="1" w:after="100" w:afterAutospacing="1"/>
      <w:jc w:val="center"/>
    </w:pPr>
    <w:rPr>
      <w:b/>
      <w:bCs/>
    </w:rPr>
  </w:style>
  <w:style w:type="paragraph" w:customStyle="1" w:styleId="leader-box--zhiwu1">
    <w:name w:val="leader-box--zhiwu1"/>
    <w:basedOn w:val="a"/>
    <w:qFormat/>
    <w:pPr>
      <w:spacing w:before="100" w:beforeAutospacing="1" w:after="450"/>
      <w:jc w:val="center"/>
    </w:pPr>
    <w:rPr>
      <w:b/>
      <w:bCs/>
      <w:color w:val="215EB9"/>
      <w:sz w:val="30"/>
      <w:szCs w:val="30"/>
    </w:rPr>
  </w:style>
  <w:style w:type="paragraph" w:customStyle="1" w:styleId="institutional-functions--title1">
    <w:name w:val="institutional-functions--title1"/>
    <w:basedOn w:val="a"/>
    <w:qFormat/>
    <w:pPr>
      <w:spacing w:before="100" w:beforeAutospacing="1" w:after="100" w:afterAutospacing="1"/>
    </w:pPr>
    <w:rPr>
      <w:b/>
      <w:bCs/>
      <w:color w:val="245399"/>
      <w:sz w:val="27"/>
      <w:szCs w:val="27"/>
    </w:rPr>
  </w:style>
  <w:style w:type="paragraph" w:customStyle="1" w:styleId="traffic-guide--title1">
    <w:name w:val="traffic-guide--title1"/>
    <w:basedOn w:val="a"/>
    <w:qFormat/>
    <w:pPr>
      <w:spacing w:before="100" w:beforeAutospacing="1" w:after="180"/>
    </w:pPr>
    <w:rPr>
      <w:b/>
      <w:bCs/>
      <w:color w:val="215EB9"/>
      <w:sz w:val="29"/>
      <w:szCs w:val="29"/>
    </w:rPr>
  </w:style>
  <w:style w:type="paragraph" w:customStyle="1" w:styleId="traffic-guide--text1">
    <w:name w:val="traffic-guide--text1"/>
    <w:basedOn w:val="a"/>
    <w:qFormat/>
    <w:pPr>
      <w:spacing w:before="100" w:beforeAutospacing="1" w:after="100" w:afterAutospacing="1"/>
    </w:pPr>
    <w:rPr>
      <w:color w:val="6B6E76"/>
    </w:rPr>
  </w:style>
  <w:style w:type="paragraph" w:customStyle="1" w:styleId="zxgk-zx1101">
    <w:name w:val="zxgk-zx1101"/>
    <w:basedOn w:val="a"/>
    <w:qFormat/>
    <w:pPr>
      <w:spacing w:before="100" w:beforeAutospacing="1" w:after="100" w:afterAutospacing="1"/>
    </w:pPr>
  </w:style>
  <w:style w:type="paragraph" w:customStyle="1" w:styleId="text-title1">
    <w:name w:val="text-title1"/>
    <w:basedOn w:val="a"/>
    <w:qFormat/>
    <w:pPr>
      <w:spacing w:before="100" w:beforeAutospacing="1" w:after="360"/>
    </w:pPr>
    <w:rPr>
      <w:sz w:val="42"/>
      <w:szCs w:val="42"/>
    </w:rPr>
  </w:style>
  <w:style w:type="paragraph" w:customStyle="1" w:styleId="text-number1">
    <w:name w:val="text-number1"/>
    <w:basedOn w:val="a"/>
    <w:qFormat/>
    <w:pPr>
      <w:spacing w:before="100" w:beforeAutospacing="1" w:after="100" w:afterAutospacing="1"/>
    </w:pPr>
    <w:rPr>
      <w:b/>
      <w:bCs/>
      <w:i/>
      <w:iCs/>
      <w:color w:val="215EB9"/>
      <w:sz w:val="60"/>
      <w:szCs w:val="60"/>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c-title">
    <w:name w:val="c-title"/>
    <w:basedOn w:val="a0"/>
    <w:qFormat/>
  </w:style>
  <w:style w:type="character" w:customStyle="1" w:styleId="c-value">
    <w:name w:val="c-value"/>
    <w:basedOn w:val="a0"/>
    <w:qFormat/>
  </w:style>
  <w:style w:type="character" w:customStyle="1" w:styleId="a8">
    <w:name w:val="页眉 字符"/>
    <w:basedOn w:val="a0"/>
    <w:link w:val="a7"/>
    <w:uiPriority w:val="99"/>
    <w:qFormat/>
    <w:rPr>
      <w:rFonts w:ascii="宋体" w:eastAsia="宋体" w:hAnsi="宋体" w:cs="宋体"/>
      <w:sz w:val="18"/>
      <w:szCs w:val="18"/>
    </w:rPr>
  </w:style>
  <w:style w:type="character" w:styleId="ac">
    <w:name w:val="annotation reference"/>
    <w:basedOn w:val="a0"/>
    <w:uiPriority w:val="99"/>
    <w:semiHidden/>
    <w:unhideWhenUsed/>
    <w:rsid w:val="0086460A"/>
    <w:rPr>
      <w:sz w:val="21"/>
      <w:szCs w:val="21"/>
    </w:rPr>
  </w:style>
  <w:style w:type="paragraph" w:styleId="ad">
    <w:name w:val="annotation subject"/>
    <w:basedOn w:val="a3"/>
    <w:next w:val="a3"/>
    <w:link w:val="ae"/>
    <w:uiPriority w:val="99"/>
    <w:semiHidden/>
    <w:unhideWhenUsed/>
    <w:rsid w:val="0086460A"/>
    <w:rPr>
      <w:b/>
      <w:bCs/>
    </w:rPr>
  </w:style>
  <w:style w:type="character" w:customStyle="1" w:styleId="a4">
    <w:name w:val="批注文字 字符"/>
    <w:basedOn w:val="a0"/>
    <w:link w:val="a3"/>
    <w:uiPriority w:val="99"/>
    <w:semiHidden/>
    <w:rsid w:val="0086460A"/>
    <w:rPr>
      <w:rFonts w:ascii="宋体" w:hAnsi="宋体" w:cs="宋体"/>
      <w:sz w:val="24"/>
      <w:szCs w:val="24"/>
    </w:rPr>
  </w:style>
  <w:style w:type="character" w:customStyle="1" w:styleId="ae">
    <w:name w:val="批注主题 字符"/>
    <w:basedOn w:val="a4"/>
    <w:link w:val="ad"/>
    <w:uiPriority w:val="99"/>
    <w:semiHidden/>
    <w:rsid w:val="0086460A"/>
    <w:rPr>
      <w:rFonts w:ascii="宋体" w:hAnsi="宋体" w:cs="宋体"/>
      <w:b/>
      <w:bCs/>
      <w:sz w:val="24"/>
      <w:szCs w:val="24"/>
    </w:rPr>
  </w:style>
  <w:style w:type="paragraph" w:styleId="af">
    <w:name w:val="Balloon Text"/>
    <w:basedOn w:val="a"/>
    <w:link w:val="af0"/>
    <w:uiPriority w:val="99"/>
    <w:semiHidden/>
    <w:unhideWhenUsed/>
    <w:rsid w:val="0086460A"/>
    <w:rPr>
      <w:sz w:val="18"/>
      <w:szCs w:val="18"/>
    </w:rPr>
  </w:style>
  <w:style w:type="character" w:customStyle="1" w:styleId="af0">
    <w:name w:val="批注框文本 字符"/>
    <w:basedOn w:val="a0"/>
    <w:link w:val="af"/>
    <w:uiPriority w:val="99"/>
    <w:semiHidden/>
    <w:rsid w:val="0086460A"/>
    <w:rPr>
      <w:rFonts w:ascii="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1120</Words>
  <Characters>6387</Characters>
  <Application>Microsoft Office Word</Application>
  <DocSecurity>0</DocSecurity>
  <Lines>53</Lines>
  <Paragraphs>14</Paragraphs>
  <ScaleCrop>false</ScaleCrop>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东南大学_用于下肢康复的外骨骼软体结构_2023年10月20日14时34分19秒</dc:title>
  <dc:creator>JIN Leia</dc:creator>
  <cp:lastModifiedBy>w</cp:lastModifiedBy>
  <cp:revision>13</cp:revision>
  <dcterms:created xsi:type="dcterms:W3CDTF">2023-10-20T06:51:00Z</dcterms:created>
  <dcterms:modified xsi:type="dcterms:W3CDTF">2024-10-29T06:14:00Z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66B273C8021241BA910FC62E43A66DDD_13</vt:lpwstr>
  </property>
</Properties>
</file>